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5131FA" w:rsidRDefault="00BF1BDA" w14:paraId="63F90186" w14:textId="57B7702D">
      <w:pPr>
        <w:rPr>
          <w:sz w:val="24"/>
          <w:szCs w:val="24"/>
        </w:rPr>
      </w:pPr>
      <w:r w:rsidRPr="4363DA3B" w:rsidR="5DBFC29C">
        <w:rPr>
          <w:sz w:val="24"/>
          <w:szCs w:val="24"/>
        </w:rPr>
        <w:t>0</w:t>
      </w:r>
      <w:r w:rsidRPr="4363DA3B" w:rsidR="2CEB3131">
        <w:rPr>
          <w:sz w:val="24"/>
          <w:szCs w:val="24"/>
        </w:rPr>
        <w:t>8-01</w:t>
      </w:r>
      <w:r w:rsidRPr="4363DA3B" w:rsidR="5DBFC29C">
        <w:rPr>
          <w:sz w:val="24"/>
          <w:szCs w:val="24"/>
        </w:rPr>
        <w:t>-</w:t>
      </w:r>
      <w:r w:rsidRPr="4363DA3B" w:rsidR="5DBFC29C">
        <w:rPr>
          <w:sz w:val="24"/>
          <w:szCs w:val="24"/>
        </w:rPr>
        <w:t>25</w:t>
      </w:r>
    </w:p>
    <w:p w:rsidR="005131FA" w:rsidRDefault="00BF1BDA" w14:paraId="62BC5602" w14:textId="4E4E2DB8">
      <w:pPr>
        <w:rPr>
          <w:sz w:val="24"/>
          <w:szCs w:val="24"/>
        </w:rPr>
      </w:pPr>
      <w:r w:rsidRPr="4363DA3B" w:rsidR="5DBFC29C">
        <w:rPr>
          <w:sz w:val="24"/>
          <w:szCs w:val="24"/>
        </w:rPr>
        <w:t>Draft V</w:t>
      </w:r>
      <w:r w:rsidRPr="4363DA3B" w:rsidR="64420B88">
        <w:rPr>
          <w:sz w:val="24"/>
          <w:szCs w:val="24"/>
        </w:rPr>
        <w:t>3</w:t>
      </w:r>
      <w:r w:rsidRPr="4363DA3B" w:rsidR="5DBFC29C">
        <w:rPr>
          <w:sz w:val="24"/>
          <w:szCs w:val="24"/>
        </w:rPr>
        <w:t xml:space="preserve"> - Health Vignettes</w:t>
      </w:r>
    </w:p>
    <w:p w:rsidR="005131FA" w:rsidRDefault="00BF1BDA" w14:paraId="6E3C6CE1" w14:textId="77777777">
      <w:pPr>
        <w:rPr>
          <w:sz w:val="24"/>
          <w:szCs w:val="24"/>
        </w:rPr>
      </w:pPr>
      <w:r>
        <w:rPr>
          <w:sz w:val="24"/>
          <w:szCs w:val="24"/>
        </w:rPr>
        <w:t>“Health Industries Intro: Driving the Leading Edge”</w:t>
      </w:r>
    </w:p>
    <w:p w:rsidR="005131FA" w:rsidRDefault="005131FA" w14:paraId="1F29F1FF" w14:textId="77777777">
      <w:pPr>
        <w:rPr>
          <w:sz w:val="24"/>
          <w:szCs w:val="24"/>
        </w:rPr>
      </w:pPr>
    </w:p>
    <w:p w:rsidR="005131FA" w:rsidRDefault="00BF1BDA" w14:paraId="2CBC8BED" w14:textId="77777777">
      <w:pPr>
        <w:rPr>
          <w:b/>
          <w:sz w:val="24"/>
          <w:szCs w:val="24"/>
          <w:highlight w:val="yellow"/>
          <w:u w:val="single"/>
        </w:rPr>
      </w:pPr>
      <w:r>
        <w:rPr>
          <w:b/>
          <w:sz w:val="24"/>
          <w:szCs w:val="24"/>
          <w:highlight w:val="yellow"/>
          <w:u w:val="single"/>
        </w:rPr>
        <w:t xml:space="preserve">Overall vision: </w:t>
      </w:r>
    </w:p>
    <w:p w:rsidR="005131FA" w:rsidP="31DAE12A" w:rsidRDefault="57EB898E" w14:paraId="5850DE0F" w14:textId="6B2CB795">
      <w:pPr>
        <w:rPr>
          <w:sz w:val="24"/>
          <w:szCs w:val="24"/>
          <w:lang w:val="en-US"/>
        </w:rPr>
      </w:pPr>
      <w:r w:rsidRPr="4363DA3B" w:rsidR="04B13634">
        <w:rPr>
          <w:sz w:val="24"/>
          <w:szCs w:val="24"/>
          <w:lang w:val="en-US"/>
        </w:rPr>
        <w:t>PwC is driving</w:t>
      </w:r>
      <w:r w:rsidRPr="4363DA3B" w:rsidR="773E18B7">
        <w:rPr>
          <w:sz w:val="24"/>
          <w:szCs w:val="24"/>
          <w:lang w:val="en-US"/>
        </w:rPr>
        <w:t xml:space="preserve"> clients to </w:t>
      </w:r>
      <w:r w:rsidRPr="4363DA3B" w:rsidR="04B13634">
        <w:rPr>
          <w:sz w:val="24"/>
          <w:szCs w:val="24"/>
          <w:lang w:val="en-US"/>
        </w:rPr>
        <w:t>the leading edge</w:t>
      </w:r>
      <w:r w:rsidRPr="4363DA3B" w:rsidR="6DB7D78D">
        <w:rPr>
          <w:sz w:val="24"/>
          <w:szCs w:val="24"/>
          <w:lang w:val="en-US"/>
        </w:rPr>
        <w:t xml:space="preserve"> with the </w:t>
      </w:r>
      <w:r w:rsidRPr="4363DA3B" w:rsidR="6DB7D78D">
        <w:rPr>
          <w:sz w:val="24"/>
          <w:szCs w:val="24"/>
          <w:lang w:val="en-US"/>
        </w:rPr>
        <w:t>firm’s</w:t>
      </w:r>
      <w:r w:rsidRPr="4363DA3B" w:rsidR="6DB7D78D">
        <w:rPr>
          <w:sz w:val="24"/>
          <w:szCs w:val="24"/>
          <w:lang w:val="en-US"/>
        </w:rPr>
        <w:t xml:space="preserve"> </w:t>
      </w:r>
      <w:r w:rsidRPr="4363DA3B" w:rsidR="04B13634">
        <w:rPr>
          <w:sz w:val="24"/>
          <w:szCs w:val="24"/>
          <w:lang w:val="en-US"/>
        </w:rPr>
        <w:t>vision</w:t>
      </w:r>
      <w:r w:rsidRPr="4363DA3B" w:rsidR="2C6254EA">
        <w:rPr>
          <w:sz w:val="24"/>
          <w:szCs w:val="24"/>
          <w:lang w:val="en-US"/>
        </w:rPr>
        <w:t xml:space="preserve"> </w:t>
      </w:r>
      <w:r w:rsidRPr="4363DA3B" w:rsidR="16721C22">
        <w:rPr>
          <w:sz w:val="24"/>
          <w:szCs w:val="24"/>
          <w:lang w:val="en-US"/>
        </w:rPr>
        <w:t xml:space="preserve">for the future </w:t>
      </w:r>
      <w:r w:rsidRPr="4363DA3B" w:rsidR="0705A0B5">
        <w:rPr>
          <w:sz w:val="24"/>
          <w:szCs w:val="24"/>
          <w:lang w:val="en-US"/>
        </w:rPr>
        <w:t xml:space="preserve">of </w:t>
      </w:r>
      <w:r w:rsidRPr="4363DA3B" w:rsidR="04B13634">
        <w:rPr>
          <w:sz w:val="24"/>
          <w:szCs w:val="24"/>
          <w:lang w:val="en-US"/>
        </w:rPr>
        <w:t xml:space="preserve">healthcare. </w:t>
      </w:r>
      <w:r w:rsidRPr="4363DA3B" w:rsidR="04B13634">
        <w:rPr>
          <w:sz w:val="24"/>
          <w:szCs w:val="24"/>
          <w:lang w:val="en-US"/>
        </w:rPr>
        <w:t>Let’s</w:t>
      </w:r>
      <w:r w:rsidRPr="4363DA3B" w:rsidR="04B13634">
        <w:rPr>
          <w:sz w:val="24"/>
          <w:szCs w:val="24"/>
          <w:lang w:val="en-US"/>
        </w:rPr>
        <w:t xml:space="preserve"> travel to 2035 to see just a few </w:t>
      </w:r>
      <w:r w:rsidRPr="4363DA3B" w:rsidR="04B13634">
        <w:rPr>
          <w:sz w:val="24"/>
          <w:szCs w:val="24"/>
          <w:lang w:val="en-US"/>
        </w:rPr>
        <w:t xml:space="preserve">ways healthcare will be more accessible, </w:t>
      </w:r>
      <w:r w:rsidRPr="4363DA3B" w:rsidR="04B13634">
        <w:rPr>
          <w:sz w:val="24"/>
          <w:szCs w:val="24"/>
          <w:lang w:val="en-US"/>
        </w:rPr>
        <w:t>personalized</w:t>
      </w:r>
      <w:r w:rsidRPr="4363DA3B" w:rsidR="04B13634">
        <w:rPr>
          <w:sz w:val="24"/>
          <w:szCs w:val="24"/>
          <w:lang w:val="en-US"/>
        </w:rPr>
        <w:t xml:space="preserve"> and streamlined through innovation and technology.</w:t>
      </w:r>
    </w:p>
    <w:p w:rsidR="2BF51D51" w:rsidP="2BF51D51" w:rsidRDefault="2BF51D51" w14:paraId="0DC8F4BE" w14:textId="76FA763C">
      <w:pPr>
        <w:rPr>
          <w:sz w:val="24"/>
          <w:szCs w:val="24"/>
          <w:lang w:val="en-US"/>
        </w:rPr>
      </w:pPr>
    </w:p>
    <w:p w:rsidR="2BF51D51" w:rsidP="4363DA3B" w:rsidRDefault="2BF51D51" w14:paraId="7511A603" w14:textId="4BDC626D">
      <w:pPr>
        <w:rPr>
          <w:sz w:val="24"/>
          <w:szCs w:val="24"/>
          <w:lang w:val="en-US"/>
        </w:rPr>
      </w:pPr>
      <w:r w:rsidRPr="4363DA3B" w:rsidR="04B13634">
        <w:rPr>
          <w:sz w:val="24"/>
          <w:szCs w:val="24"/>
          <w:lang w:val="en-US"/>
        </w:rPr>
        <w:t xml:space="preserve">Dr. Jalen Roy is the thread through this story. In 2025, Dr. Roy is overworked </w:t>
      </w:r>
      <w:r w:rsidRPr="4363DA3B" w:rsidR="04B13634">
        <w:rPr>
          <w:sz w:val="24"/>
          <w:szCs w:val="24"/>
          <w:lang w:val="en-US"/>
        </w:rPr>
        <w:t>&amp;</w:t>
      </w:r>
      <w:r w:rsidRPr="4363DA3B" w:rsidR="04B13634">
        <w:rPr>
          <w:sz w:val="24"/>
          <w:szCs w:val="24"/>
          <w:lang w:val="en-US"/>
        </w:rPr>
        <w:t xml:space="preserve"> exhausted</w:t>
      </w:r>
      <w:r w:rsidRPr="4363DA3B" w:rsidR="26EDC8F0">
        <w:rPr>
          <w:sz w:val="24"/>
          <w:szCs w:val="24"/>
          <w:lang w:val="en-US"/>
        </w:rPr>
        <w:t>. T</w:t>
      </w:r>
      <w:r w:rsidRPr="4363DA3B" w:rsidR="04B13634">
        <w:rPr>
          <w:sz w:val="24"/>
          <w:szCs w:val="24"/>
          <w:lang w:val="en-US"/>
        </w:rPr>
        <w:t xml:space="preserve">hen we travel 10 years into the future where healthcare has been </w:t>
      </w:r>
      <w:r w:rsidRPr="4363DA3B" w:rsidR="0977FE14">
        <w:rPr>
          <w:sz w:val="24"/>
          <w:szCs w:val="24"/>
          <w:lang w:val="en-US"/>
        </w:rPr>
        <w:t>modernized,</w:t>
      </w:r>
      <w:r w:rsidRPr="4363DA3B" w:rsidR="04B13634">
        <w:rPr>
          <w:sz w:val="24"/>
          <w:szCs w:val="24"/>
          <w:lang w:val="en-US"/>
        </w:rPr>
        <w:t xml:space="preserve"> and Dr. Roy attends to three patients. We end with Dr. Roy sleeping soundly as an AI</w:t>
      </w:r>
      <w:r w:rsidRPr="4363DA3B" w:rsidR="33046DF7">
        <w:rPr>
          <w:sz w:val="24"/>
          <w:szCs w:val="24"/>
          <w:lang w:val="en-US"/>
        </w:rPr>
        <w:t>-</w:t>
      </w:r>
      <w:r w:rsidRPr="4363DA3B" w:rsidR="04B13634">
        <w:rPr>
          <w:sz w:val="24"/>
          <w:szCs w:val="24"/>
          <w:lang w:val="en-US"/>
        </w:rPr>
        <w:t>powered avatar boots up for the overnight shift.</w:t>
      </w:r>
    </w:p>
    <w:p w:rsidR="005131FA" w:rsidRDefault="00BF1BDA" w14:paraId="5D9F69AB" w14:textId="77777777">
      <w:pPr>
        <w:rPr>
          <w:sz w:val="24"/>
          <w:szCs w:val="24"/>
        </w:rPr>
      </w:pPr>
      <w:r>
        <w:rPr>
          <w:sz w:val="24"/>
          <w:szCs w:val="24"/>
        </w:rPr>
        <w:t>##</w:t>
      </w:r>
    </w:p>
    <w:p w:rsidR="4C6F18D1" w:rsidP="4363DA3B" w:rsidRDefault="4C6F18D1" w14:paraId="26E2C70E" w14:textId="1686D88F">
      <w:pPr>
        <w:pStyle w:val="Normal"/>
        <w:rPr>
          <w:sz w:val="24"/>
          <w:szCs w:val="24"/>
          <w:lang w:val="en-US"/>
        </w:rPr>
      </w:pPr>
    </w:p>
    <w:p w:rsidR="005131FA" w:rsidRDefault="00BF1BDA" w14:paraId="3CA9DD2C" w14:textId="77777777">
      <w:pPr>
        <w:rPr>
          <w:b/>
          <w:sz w:val="24"/>
          <w:szCs w:val="24"/>
          <w:highlight w:val="yellow"/>
          <w:u w:val="single"/>
        </w:rPr>
      </w:pPr>
      <w:r>
        <w:rPr>
          <w:b/>
          <w:sz w:val="24"/>
          <w:szCs w:val="24"/>
          <w:highlight w:val="yellow"/>
          <w:u w:val="single"/>
        </w:rPr>
        <w:t>Character breakdown:</w:t>
      </w:r>
    </w:p>
    <w:p w:rsidR="005131FA" w:rsidP="31DAE12A" w:rsidRDefault="00BF1BDA" w14:paraId="5B96AACA" w14:textId="1C51A11D">
      <w:pPr>
        <w:rPr>
          <w:sz w:val="24"/>
          <w:szCs w:val="24"/>
          <w:lang w:val="en-US"/>
        </w:rPr>
      </w:pPr>
      <w:r w:rsidRPr="4C6F18D1" w:rsidR="00BF1BDA">
        <w:rPr>
          <w:b w:val="1"/>
          <w:bCs w:val="1"/>
          <w:sz w:val="24"/>
          <w:szCs w:val="24"/>
          <w:lang w:val="en-US"/>
        </w:rPr>
        <w:t>Dr. Jalen Roy,</w:t>
      </w:r>
      <w:r w:rsidRPr="4C6F18D1" w:rsidR="00BF1BDA">
        <w:rPr>
          <w:sz w:val="24"/>
          <w:szCs w:val="24"/>
          <w:lang w:val="en-US"/>
        </w:rPr>
        <w:t xml:space="preserve"> </w:t>
      </w:r>
      <w:r w:rsidRPr="4C6F18D1" w:rsidR="00BF1BDA">
        <w:rPr>
          <w:sz w:val="24"/>
          <w:szCs w:val="24"/>
          <w:lang w:val="en-US"/>
        </w:rPr>
        <w:t>4</w:t>
      </w:r>
      <w:r w:rsidRPr="4C6F18D1" w:rsidR="00BF1BDA">
        <w:rPr>
          <w:sz w:val="24"/>
          <w:szCs w:val="24"/>
          <w:lang w:val="en-US"/>
        </w:rPr>
        <w:t xml:space="preserve">0’s, </w:t>
      </w:r>
      <w:r w:rsidRPr="4C6F18D1" w:rsidR="00BF1BDA">
        <w:rPr>
          <w:sz w:val="24"/>
          <w:szCs w:val="24"/>
          <w:lang w:val="en-US"/>
        </w:rPr>
        <w:t>African-American</w:t>
      </w:r>
      <w:r w:rsidRPr="4C6F18D1" w:rsidR="00BF1BDA">
        <w:rPr>
          <w:sz w:val="24"/>
          <w:szCs w:val="24"/>
          <w:lang w:val="en-US"/>
        </w:rPr>
        <w:t>. His mother is also a physician (retired</w:t>
      </w:r>
      <w:r w:rsidRPr="4C6F18D1" w:rsidR="00BF1BDA">
        <w:rPr>
          <w:sz w:val="24"/>
          <w:szCs w:val="24"/>
          <w:lang w:val="en-US"/>
        </w:rPr>
        <w:t>)</w:t>
      </w:r>
      <w:r w:rsidRPr="4C6F18D1" w:rsidR="00BF1BDA">
        <w:rPr>
          <w:sz w:val="24"/>
          <w:szCs w:val="24"/>
          <w:lang w:val="en-US"/>
        </w:rPr>
        <w:t xml:space="preserve"> and he has a teenage daughter. In 2025, Dr. Roy is burnt out and falling behind in life responsibilities.</w:t>
      </w:r>
    </w:p>
    <w:p w:rsidR="005131FA" w:rsidRDefault="005131FA" w14:paraId="3E22DE00" w14:textId="77777777">
      <w:pPr>
        <w:rPr>
          <w:sz w:val="24"/>
          <w:szCs w:val="24"/>
        </w:rPr>
      </w:pPr>
    </w:p>
    <w:p w:rsidR="005131FA" w:rsidP="4363DA3B" w:rsidRDefault="005131FA" w14:paraId="0031AE55" w14:textId="31B81D30">
      <w:pPr>
        <w:rPr>
          <w:sz w:val="24"/>
          <w:szCs w:val="24"/>
          <w:lang w:val="en-US"/>
        </w:rPr>
      </w:pPr>
      <w:r w:rsidRPr="4363DA3B" w:rsidR="04B13634">
        <w:rPr>
          <w:b w:val="1"/>
          <w:bCs w:val="1"/>
          <w:sz w:val="24"/>
          <w:szCs w:val="24"/>
          <w:lang w:val="en-US"/>
        </w:rPr>
        <w:t>Michael,</w:t>
      </w:r>
      <w:r w:rsidRPr="4363DA3B" w:rsidR="04B13634">
        <w:rPr>
          <w:sz w:val="24"/>
          <w:szCs w:val="24"/>
          <w:lang w:val="en-US"/>
        </w:rPr>
        <w:t xml:space="preserve"> 62, Hispanic,</w:t>
      </w:r>
      <w:r w:rsidRPr="4363DA3B" w:rsidR="084A96DE">
        <w:rPr>
          <w:sz w:val="24"/>
          <w:szCs w:val="24"/>
          <w:lang w:val="en-US"/>
        </w:rPr>
        <w:t xml:space="preserve"> overweight. </w:t>
      </w:r>
      <w:r w:rsidRPr="4363DA3B" w:rsidR="04B13634">
        <w:rPr>
          <w:sz w:val="24"/>
          <w:szCs w:val="24"/>
          <w:lang w:val="en-US"/>
        </w:rPr>
        <w:t xml:space="preserve">He lives in a small farmhouse </w:t>
      </w:r>
      <w:r w:rsidRPr="4363DA3B" w:rsidR="0566D4A4">
        <w:rPr>
          <w:sz w:val="24"/>
          <w:szCs w:val="24"/>
          <w:lang w:val="en-US"/>
        </w:rPr>
        <w:t xml:space="preserve">(lower socioeconomic) </w:t>
      </w:r>
      <w:r w:rsidRPr="4363DA3B" w:rsidR="04B13634">
        <w:rPr>
          <w:sz w:val="24"/>
          <w:szCs w:val="24"/>
          <w:lang w:val="en-US"/>
        </w:rPr>
        <w:t>with his family</w:t>
      </w:r>
      <w:r w:rsidRPr="4363DA3B" w:rsidR="0DDD863E">
        <w:rPr>
          <w:sz w:val="24"/>
          <w:szCs w:val="24"/>
          <w:lang w:val="en-US"/>
        </w:rPr>
        <w:t xml:space="preserve"> 170 miles </w:t>
      </w:r>
      <w:r w:rsidRPr="4363DA3B" w:rsidR="04B13634">
        <w:rPr>
          <w:sz w:val="24"/>
          <w:szCs w:val="24"/>
          <w:lang w:val="en-US"/>
        </w:rPr>
        <w:t>from the nearest hospital. Michael has</w:t>
      </w:r>
      <w:r w:rsidRPr="4363DA3B" w:rsidR="09A0B39B">
        <w:rPr>
          <w:sz w:val="24"/>
          <w:szCs w:val="24"/>
          <w:lang w:val="en-US"/>
        </w:rPr>
        <w:t xml:space="preserve"> atrial fibrillation (A-fib)</w:t>
      </w:r>
      <w:r w:rsidRPr="4363DA3B" w:rsidR="04B13634">
        <w:rPr>
          <w:sz w:val="24"/>
          <w:szCs w:val="24"/>
          <w:lang w:val="en-US"/>
        </w:rPr>
        <w:t xml:space="preserve">, but </w:t>
      </w:r>
      <w:r w:rsidRPr="4363DA3B" w:rsidR="04B13634">
        <w:rPr>
          <w:sz w:val="24"/>
          <w:szCs w:val="24"/>
          <w:lang w:val="en-US"/>
        </w:rPr>
        <w:t>it’s</w:t>
      </w:r>
      <w:r w:rsidRPr="4363DA3B" w:rsidR="04B13634">
        <w:rPr>
          <w:sz w:val="24"/>
          <w:szCs w:val="24"/>
          <w:lang w:val="en-US"/>
        </w:rPr>
        <w:t xml:space="preserve"> under control with medication and regular check-ins with his doctor.</w:t>
      </w:r>
    </w:p>
    <w:p w:rsidR="4363DA3B" w:rsidP="4363DA3B" w:rsidRDefault="4363DA3B" w14:paraId="57394D02" w14:textId="237C0A7B">
      <w:pPr>
        <w:rPr>
          <w:sz w:val="24"/>
          <w:szCs w:val="24"/>
          <w:lang w:val="en-US"/>
        </w:rPr>
      </w:pPr>
    </w:p>
    <w:p w:rsidR="005131FA" w:rsidP="4C6F18D1" w:rsidRDefault="00BF1BDA" w14:paraId="0CF9B0FF" w14:textId="0D95D481">
      <w:pPr>
        <w:rPr>
          <w:sz w:val="24"/>
          <w:szCs w:val="24"/>
          <w:lang w:val="en-US"/>
        </w:rPr>
      </w:pPr>
      <w:r w:rsidRPr="4363DA3B" w:rsidR="5DBFC29C">
        <w:rPr>
          <w:b w:val="1"/>
          <w:bCs w:val="1"/>
          <w:sz w:val="24"/>
          <w:szCs w:val="24"/>
          <w:lang w:val="en-US"/>
        </w:rPr>
        <w:t>Lanie,</w:t>
      </w:r>
      <w:r w:rsidRPr="4363DA3B" w:rsidR="5DBFC29C">
        <w:rPr>
          <w:sz w:val="24"/>
          <w:szCs w:val="24"/>
          <w:lang w:val="en-US"/>
        </w:rPr>
        <w:t xml:space="preserve"> 40’s, </w:t>
      </w:r>
      <w:r w:rsidRPr="4363DA3B" w:rsidR="5DBFC29C">
        <w:rPr>
          <w:sz w:val="24"/>
          <w:szCs w:val="24"/>
          <w:lang w:val="en-US"/>
        </w:rPr>
        <w:t>white, dark hair, average build</w:t>
      </w:r>
      <w:r w:rsidRPr="4363DA3B" w:rsidR="5DBFC29C">
        <w:rPr>
          <w:sz w:val="24"/>
          <w:szCs w:val="24"/>
          <w:lang w:val="en-US"/>
        </w:rPr>
        <w:t>. Middle class home</w:t>
      </w:r>
      <w:r w:rsidRPr="4363DA3B" w:rsidR="7550F362">
        <w:rPr>
          <w:sz w:val="24"/>
          <w:szCs w:val="24"/>
          <w:lang w:val="en-US"/>
        </w:rPr>
        <w:t xml:space="preserve"> (middle or upper middle)</w:t>
      </w:r>
      <w:r w:rsidRPr="4363DA3B" w:rsidR="5DBFC29C">
        <w:rPr>
          <w:sz w:val="24"/>
          <w:szCs w:val="24"/>
          <w:lang w:val="en-US"/>
        </w:rPr>
        <w:t>, mom of three young children and taking care of her elderly father with Alzheimer’s.</w:t>
      </w:r>
      <w:r w:rsidRPr="4363DA3B" w:rsidR="7F2029CB">
        <w:rPr>
          <w:sz w:val="24"/>
          <w:szCs w:val="24"/>
          <w:lang w:val="en-US"/>
        </w:rPr>
        <w:t xml:space="preserve"> </w:t>
      </w:r>
    </w:p>
    <w:p w:rsidR="005131FA" w:rsidRDefault="005131FA" w14:paraId="6207F05E" w14:textId="77777777">
      <w:pPr>
        <w:rPr>
          <w:sz w:val="24"/>
          <w:szCs w:val="24"/>
        </w:rPr>
      </w:pPr>
    </w:p>
    <w:p w:rsidR="2BF51D51" w:rsidP="4363DA3B" w:rsidRDefault="2BF51D51" w14:paraId="413DB957" w14:textId="6CB023A8">
      <w:pPr>
        <w:rPr>
          <w:sz w:val="24"/>
          <w:szCs w:val="24"/>
          <w:lang w:val="en-US"/>
        </w:rPr>
      </w:pPr>
      <w:r w:rsidRPr="4363DA3B" w:rsidR="04B13634">
        <w:rPr>
          <w:b w:val="1"/>
          <w:bCs w:val="1"/>
          <w:sz w:val="24"/>
          <w:szCs w:val="24"/>
          <w:lang w:val="en-US"/>
        </w:rPr>
        <w:t>Priya,</w:t>
      </w:r>
      <w:r w:rsidRPr="4363DA3B" w:rsidR="04B13634">
        <w:rPr>
          <w:sz w:val="24"/>
          <w:szCs w:val="24"/>
          <w:lang w:val="en-US"/>
        </w:rPr>
        <w:t xml:space="preserve"> </w:t>
      </w:r>
      <w:r w:rsidRPr="4363DA3B" w:rsidR="04B13634">
        <w:rPr>
          <w:sz w:val="24"/>
          <w:szCs w:val="24"/>
          <w:lang w:val="en-US"/>
        </w:rPr>
        <w:t>76 years old,</w:t>
      </w:r>
      <w:r w:rsidRPr="4363DA3B" w:rsidR="2E02E577">
        <w:rPr>
          <w:sz w:val="24"/>
          <w:szCs w:val="24"/>
          <w:lang w:val="en-US"/>
        </w:rPr>
        <w:t xml:space="preserve"> lives </w:t>
      </w:r>
      <w:r w:rsidRPr="4363DA3B" w:rsidR="04B13634">
        <w:rPr>
          <w:sz w:val="24"/>
          <w:szCs w:val="24"/>
          <w:lang w:val="en-US"/>
        </w:rPr>
        <w:t>in a midwestern c</w:t>
      </w:r>
      <w:r w:rsidRPr="4363DA3B" w:rsidR="04B13634">
        <w:rPr>
          <w:sz w:val="24"/>
          <w:szCs w:val="24"/>
          <w:lang w:val="en-US"/>
        </w:rPr>
        <w:t xml:space="preserve">ity. </w:t>
      </w:r>
      <w:r w:rsidRPr="4363DA3B" w:rsidR="04B13634">
        <w:rPr>
          <w:sz w:val="24"/>
          <w:szCs w:val="24"/>
          <w:lang w:val="en-US"/>
        </w:rPr>
        <w:t>S</w:t>
      </w:r>
      <w:r w:rsidRPr="4363DA3B" w:rsidR="04B13634">
        <w:rPr>
          <w:sz w:val="24"/>
          <w:szCs w:val="24"/>
          <w:lang w:val="en-US"/>
        </w:rPr>
        <w:t>he’s</w:t>
      </w:r>
      <w:r w:rsidRPr="4363DA3B" w:rsidR="04B13634">
        <w:rPr>
          <w:sz w:val="24"/>
          <w:szCs w:val="24"/>
          <w:lang w:val="en-US"/>
        </w:rPr>
        <w:t xml:space="preserve"> </w:t>
      </w:r>
      <w:r w:rsidRPr="4363DA3B" w:rsidR="04B13634">
        <w:rPr>
          <w:sz w:val="24"/>
          <w:szCs w:val="24"/>
          <w:lang w:val="en-US"/>
        </w:rPr>
        <w:t>relatively he</w:t>
      </w:r>
      <w:r w:rsidRPr="4363DA3B" w:rsidR="04B13634">
        <w:rPr>
          <w:sz w:val="24"/>
          <w:szCs w:val="24"/>
          <w:lang w:val="en-US"/>
        </w:rPr>
        <w:t>althy</w:t>
      </w:r>
      <w:r w:rsidRPr="4363DA3B" w:rsidR="04B13634">
        <w:rPr>
          <w:sz w:val="24"/>
          <w:szCs w:val="24"/>
          <w:lang w:val="en-US"/>
        </w:rPr>
        <w:t xml:space="preserve"> and has a home health system </w:t>
      </w:r>
      <w:r w:rsidRPr="4363DA3B" w:rsidR="2E90FAA7">
        <w:rPr>
          <w:sz w:val="24"/>
          <w:szCs w:val="24"/>
          <w:lang w:val="en-US"/>
        </w:rPr>
        <w:t xml:space="preserve">that </w:t>
      </w:r>
      <w:r w:rsidRPr="4363DA3B" w:rsidR="04B13634">
        <w:rPr>
          <w:sz w:val="24"/>
          <w:szCs w:val="24"/>
          <w:lang w:val="en-US"/>
        </w:rPr>
        <w:t xml:space="preserve">keeps her updated on her </w:t>
      </w:r>
      <w:r w:rsidRPr="4363DA3B" w:rsidR="04B13634">
        <w:rPr>
          <w:sz w:val="24"/>
          <w:szCs w:val="24"/>
          <w:lang w:val="en-US"/>
        </w:rPr>
        <w:t>biomarkers.</w:t>
      </w:r>
      <w:r w:rsidRPr="4363DA3B" w:rsidR="348C38C9">
        <w:rPr>
          <w:sz w:val="24"/>
          <w:szCs w:val="24"/>
          <w:lang w:val="en-US"/>
        </w:rPr>
        <w:t xml:space="preserve"> (Urban setting/middle class).</w:t>
      </w:r>
    </w:p>
    <w:p w:rsidR="005131FA" w:rsidRDefault="00BF1BDA" w14:paraId="58819B54" w14:textId="77777777">
      <w:pPr>
        <w:rPr>
          <w:sz w:val="24"/>
          <w:szCs w:val="24"/>
        </w:rPr>
      </w:pPr>
      <w:r w:rsidRPr="4363DA3B" w:rsidR="5DBFC29C">
        <w:rPr>
          <w:sz w:val="24"/>
          <w:szCs w:val="24"/>
        </w:rPr>
        <w:t>##</w:t>
      </w:r>
    </w:p>
    <w:p w:rsidR="4363DA3B" w:rsidP="4363DA3B" w:rsidRDefault="4363DA3B" w14:paraId="48F66CB3" w14:textId="2077345E">
      <w:pPr>
        <w:rPr>
          <w:sz w:val="24"/>
          <w:szCs w:val="24"/>
        </w:rPr>
      </w:pPr>
    </w:p>
    <w:p w:rsidR="005131FA" w:rsidP="2BF51D51" w:rsidRDefault="1C1CE492" w14:paraId="7F30BC34" w14:textId="5BC95487">
      <w:pPr>
        <w:rPr>
          <w:rFonts w:ascii="Georgia" w:hAnsi="Georgia" w:eastAsia="Georgia" w:cs="Georgia"/>
          <w:color w:val="0000FF"/>
          <w:sz w:val="24"/>
          <w:szCs w:val="24"/>
          <w:lang w:val="en-US"/>
        </w:rPr>
      </w:pPr>
      <w:r w:rsidRPr="2BF51D51">
        <w:rPr>
          <w:rFonts w:ascii="Georgia" w:hAnsi="Georgia" w:eastAsia="Georgia" w:cs="Georgia"/>
          <w:color w:val="0000FF"/>
          <w:sz w:val="24"/>
          <w:szCs w:val="24"/>
          <w:lang w:val="en-US"/>
        </w:rPr>
        <w:t xml:space="preserve">NOTE – the visual </w:t>
      </w:r>
      <w:r w:rsidRPr="2BF51D51">
        <w:rPr>
          <w:rFonts w:ascii="Georgia" w:hAnsi="Georgia" w:eastAsia="Georgia" w:cs="Georgia"/>
          <w:color w:val="0000FF"/>
          <w:sz w:val="24"/>
          <w:szCs w:val="24"/>
        </w:rPr>
        <w:t>notes on the left side are not exact representations of what we will see. These are notes that will be further developed with our AI partners as we bring this to life.</w:t>
      </w:r>
    </w:p>
    <w:p w:rsidR="2BF51D51" w:rsidP="2BF51D51" w:rsidRDefault="2BF51D51" w14:paraId="3F295839" w14:textId="578D7DCE">
      <w:pPr>
        <w:rPr>
          <w:rFonts w:ascii="Georgia" w:hAnsi="Georgia" w:eastAsia="Georgia" w:cs="Georgia"/>
          <w:color w:val="0000FF"/>
          <w:sz w:val="24"/>
          <w:szCs w:val="24"/>
        </w:rPr>
      </w:pPr>
    </w:p>
    <w:tbl>
      <w:tblPr>
        <w:tblW w:w="88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2445"/>
        <w:gridCol w:w="6450"/>
      </w:tblGrid>
      <w:tr w:rsidR="007C7FDA" w:rsidTr="4363DA3B" w14:paraId="591BE7DC" w14:textId="77777777">
        <w:tc>
          <w:tcPr>
            <w:tcW w:w="2445" w:type="dxa"/>
            <w:tcMar>
              <w:top w:w="100" w:type="dxa"/>
              <w:left w:w="100" w:type="dxa"/>
              <w:bottom w:w="100" w:type="dxa"/>
              <w:right w:w="100" w:type="dxa"/>
            </w:tcMar>
          </w:tcPr>
          <w:p w:rsidR="005131FA" w:rsidRDefault="00BF1BDA" w14:paraId="0BB11D2A" w14:textId="77777777">
            <w:pPr>
              <w:spacing w:line="240" w:lineRule="auto"/>
              <w:rPr>
                <w:sz w:val="24"/>
                <w:szCs w:val="24"/>
              </w:rPr>
            </w:pPr>
            <w:r>
              <w:rPr>
                <w:sz w:val="24"/>
                <w:szCs w:val="24"/>
              </w:rPr>
              <w:t>VISUAL NOTES</w:t>
            </w:r>
          </w:p>
        </w:tc>
        <w:tc>
          <w:tcPr>
            <w:tcW w:w="6450" w:type="dxa"/>
            <w:tcMar>
              <w:top w:w="100" w:type="dxa"/>
              <w:left w:w="100" w:type="dxa"/>
              <w:bottom w:w="100" w:type="dxa"/>
              <w:right w:w="100" w:type="dxa"/>
            </w:tcMar>
          </w:tcPr>
          <w:p w:rsidR="005131FA" w:rsidRDefault="00BF1BDA" w14:paraId="24B89AEB" w14:textId="77777777">
            <w:pPr>
              <w:spacing w:line="240" w:lineRule="auto"/>
              <w:rPr>
                <w:sz w:val="24"/>
                <w:szCs w:val="24"/>
                <w:highlight w:val="yellow"/>
              </w:rPr>
            </w:pPr>
            <w:r>
              <w:rPr>
                <w:sz w:val="24"/>
                <w:szCs w:val="24"/>
              </w:rPr>
              <w:t xml:space="preserve">NARRATION </w:t>
            </w:r>
            <w:r>
              <w:rPr>
                <w:sz w:val="24"/>
                <w:szCs w:val="24"/>
                <w:highlight w:val="yellow"/>
              </w:rPr>
              <w:t>(Vignette #3)</w:t>
            </w:r>
          </w:p>
        </w:tc>
      </w:tr>
      <w:tr w:rsidR="007C7FDA" w:rsidTr="4363DA3B" w14:paraId="06B0B52E" w14:textId="77777777">
        <w:tc>
          <w:tcPr>
            <w:tcW w:w="2445" w:type="dxa"/>
            <w:tcMar>
              <w:top w:w="100" w:type="dxa"/>
              <w:left w:w="100" w:type="dxa"/>
              <w:bottom w:w="100" w:type="dxa"/>
              <w:right w:w="100" w:type="dxa"/>
            </w:tcMar>
          </w:tcPr>
          <w:p w:rsidR="005131FA" w:rsidRDefault="00BF1BDA" w14:paraId="1E9ACF7F" w14:textId="77777777">
            <w:pPr>
              <w:spacing w:line="240" w:lineRule="auto"/>
              <w:rPr>
                <w:color w:val="FF0000"/>
                <w:sz w:val="24"/>
                <w:szCs w:val="24"/>
              </w:rPr>
            </w:pPr>
            <w:r>
              <w:rPr>
                <w:color w:val="FF0000"/>
                <w:sz w:val="24"/>
                <w:szCs w:val="24"/>
              </w:rPr>
              <w:t>Video:</w:t>
            </w:r>
          </w:p>
          <w:p w:rsidR="005131FA" w:rsidRDefault="00BF1BDA" w14:paraId="3416F62E" w14:textId="77777777">
            <w:pPr>
              <w:spacing w:line="240" w:lineRule="auto"/>
              <w:rPr>
                <w:sz w:val="24"/>
                <w:szCs w:val="24"/>
              </w:rPr>
            </w:pPr>
            <w:r>
              <w:rPr>
                <w:sz w:val="24"/>
                <w:szCs w:val="24"/>
              </w:rPr>
              <w:t>Dr. Roy in his home office. Paperwork scattered, laptop open. We see the time on the clock.</w:t>
            </w:r>
          </w:p>
          <w:p w:rsidR="005131FA" w:rsidRDefault="005131FA" w14:paraId="6FEF21A4" w14:textId="77777777">
            <w:pPr>
              <w:spacing w:line="240" w:lineRule="auto"/>
              <w:rPr>
                <w:sz w:val="24"/>
                <w:szCs w:val="24"/>
              </w:rPr>
            </w:pPr>
          </w:p>
        </w:tc>
        <w:tc>
          <w:tcPr>
            <w:tcW w:w="6450" w:type="dxa"/>
            <w:tcMar>
              <w:top w:w="100" w:type="dxa"/>
              <w:left w:w="100" w:type="dxa"/>
              <w:bottom w:w="100" w:type="dxa"/>
              <w:right w:w="100" w:type="dxa"/>
            </w:tcMar>
          </w:tcPr>
          <w:p w:rsidR="005131FA" w:rsidRDefault="00BF1BDA" w14:paraId="43EA961A" w14:textId="77777777">
            <w:pPr>
              <w:rPr>
                <w:sz w:val="24"/>
                <w:szCs w:val="24"/>
              </w:rPr>
            </w:pPr>
            <w:r>
              <w:rPr>
                <w:color w:val="FF0000"/>
                <w:sz w:val="24"/>
                <w:szCs w:val="24"/>
              </w:rPr>
              <w:t>On screen text:</w:t>
            </w:r>
            <w:r>
              <w:rPr>
                <w:sz w:val="24"/>
                <w:szCs w:val="24"/>
              </w:rPr>
              <w:t xml:space="preserve"> Year: 2025. Time: 11:30pm</w:t>
            </w:r>
          </w:p>
          <w:p w:rsidR="005131FA" w:rsidRDefault="005131FA" w14:paraId="198D3126" w14:textId="77777777">
            <w:pPr>
              <w:rPr>
                <w:color w:val="FF0000"/>
                <w:sz w:val="24"/>
                <w:szCs w:val="24"/>
              </w:rPr>
            </w:pPr>
          </w:p>
          <w:p w:rsidR="005131FA" w:rsidRDefault="00BF1BDA" w14:paraId="58A34024" w14:textId="77777777">
            <w:pPr>
              <w:rPr>
                <w:color w:val="FF0000"/>
                <w:sz w:val="24"/>
                <w:szCs w:val="24"/>
              </w:rPr>
            </w:pPr>
            <w:r>
              <w:rPr>
                <w:color w:val="FF0000"/>
                <w:sz w:val="24"/>
                <w:szCs w:val="24"/>
              </w:rPr>
              <w:t>VO:</w:t>
            </w:r>
          </w:p>
          <w:p w:rsidR="005131FA" w:rsidRDefault="00BF1BDA" w14:paraId="09E08DE8" w14:textId="77777777">
            <w:pPr>
              <w:rPr>
                <w:sz w:val="24"/>
                <w:szCs w:val="24"/>
              </w:rPr>
            </w:pPr>
            <w:r>
              <w:rPr>
                <w:sz w:val="24"/>
                <w:szCs w:val="24"/>
              </w:rPr>
              <w:t xml:space="preserve">Meet Dr. Jalen Roy. </w:t>
            </w:r>
          </w:p>
        </w:tc>
      </w:tr>
      <w:tr w:rsidR="007C7FDA" w:rsidTr="4363DA3B" w14:paraId="7D4EBB37" w14:textId="77777777">
        <w:tc>
          <w:tcPr>
            <w:tcW w:w="2445" w:type="dxa"/>
            <w:tcMar>
              <w:top w:w="100" w:type="dxa"/>
              <w:left w:w="100" w:type="dxa"/>
              <w:bottom w:w="100" w:type="dxa"/>
              <w:right w:w="100" w:type="dxa"/>
            </w:tcMar>
          </w:tcPr>
          <w:p w:rsidR="005131FA" w:rsidRDefault="00BF1BDA" w14:paraId="44236C85" w14:textId="77777777">
            <w:pPr>
              <w:spacing w:line="240" w:lineRule="auto"/>
              <w:rPr>
                <w:color w:val="FF0000"/>
                <w:sz w:val="24"/>
                <w:szCs w:val="24"/>
              </w:rPr>
            </w:pPr>
            <w:r>
              <w:rPr>
                <w:color w:val="FF0000"/>
                <w:sz w:val="24"/>
                <w:szCs w:val="24"/>
              </w:rPr>
              <w:t>Video:</w:t>
            </w:r>
          </w:p>
          <w:p w:rsidR="005131FA" w:rsidRDefault="00BF1BDA" w14:paraId="1E06F6BF" w14:textId="77777777">
            <w:pPr>
              <w:spacing w:line="240" w:lineRule="auto"/>
              <w:rPr>
                <w:sz w:val="24"/>
                <w:szCs w:val="24"/>
              </w:rPr>
            </w:pPr>
            <w:r>
              <w:rPr>
                <w:sz w:val="24"/>
                <w:szCs w:val="24"/>
              </w:rPr>
              <w:t xml:space="preserve">Dr. Roy rubs his eyes, staring at his computer. 83 unread emails blinking. </w:t>
            </w:r>
          </w:p>
          <w:p w:rsidR="005131FA" w:rsidRDefault="00BF1BDA" w14:paraId="0C34BB5B" w14:textId="77777777">
            <w:pPr>
              <w:spacing w:line="240" w:lineRule="auto"/>
              <w:rPr>
                <w:sz w:val="24"/>
                <w:szCs w:val="24"/>
              </w:rPr>
            </w:pPr>
            <w:r>
              <w:rPr>
                <w:sz w:val="24"/>
                <w:szCs w:val="24"/>
              </w:rPr>
              <w:t>On his desk, his daughter in a framed picture</w:t>
            </w:r>
          </w:p>
        </w:tc>
        <w:tc>
          <w:tcPr>
            <w:tcW w:w="6450" w:type="dxa"/>
            <w:tcMar>
              <w:top w:w="100" w:type="dxa"/>
              <w:left w:w="100" w:type="dxa"/>
              <w:bottom w:w="100" w:type="dxa"/>
              <w:right w:w="100" w:type="dxa"/>
            </w:tcMar>
          </w:tcPr>
          <w:p w:rsidR="005131FA" w:rsidRDefault="00BF1BDA" w14:paraId="5E044DDA" w14:textId="77777777">
            <w:pPr>
              <w:spacing w:line="240" w:lineRule="auto"/>
              <w:rPr>
                <w:sz w:val="24"/>
                <w:szCs w:val="24"/>
              </w:rPr>
            </w:pPr>
            <w:r>
              <w:rPr>
                <w:color w:val="FF0000"/>
                <w:sz w:val="24"/>
                <w:szCs w:val="24"/>
              </w:rPr>
              <w:t>VO:</w:t>
            </w:r>
            <w:r>
              <w:rPr>
                <w:sz w:val="24"/>
                <w:szCs w:val="24"/>
              </w:rPr>
              <w:t xml:space="preserve"> </w:t>
            </w:r>
          </w:p>
          <w:p w:rsidR="005131FA" w:rsidP="31DAE12A" w:rsidRDefault="00BF1BDA" w14:paraId="662B7C16" w14:textId="77777777">
            <w:pPr>
              <w:rPr>
                <w:sz w:val="24"/>
                <w:szCs w:val="24"/>
                <w:lang w:val="en-US"/>
              </w:rPr>
            </w:pPr>
            <w:r w:rsidRPr="31DAE12A">
              <w:rPr>
                <w:sz w:val="24"/>
                <w:szCs w:val="24"/>
                <w:lang w:val="en-US"/>
              </w:rPr>
              <w:t>He’s seen 19 patients today…</w:t>
            </w:r>
          </w:p>
          <w:p w:rsidR="005131FA" w:rsidRDefault="005131FA" w14:paraId="2D44344E" w14:textId="77777777">
            <w:pPr>
              <w:rPr>
                <w:sz w:val="24"/>
                <w:szCs w:val="24"/>
              </w:rPr>
            </w:pPr>
          </w:p>
          <w:p w:rsidR="005131FA" w:rsidRDefault="00BF1BDA" w14:paraId="2C9765C9" w14:textId="77777777">
            <w:pPr>
              <w:rPr>
                <w:sz w:val="24"/>
                <w:szCs w:val="24"/>
              </w:rPr>
            </w:pPr>
            <w:r>
              <w:rPr>
                <w:color w:val="FF0000"/>
                <w:sz w:val="24"/>
                <w:szCs w:val="24"/>
              </w:rPr>
              <w:t>On computer screen:</w:t>
            </w:r>
            <w:r>
              <w:rPr>
                <w:sz w:val="24"/>
                <w:szCs w:val="24"/>
              </w:rPr>
              <w:t xml:space="preserve"> 83 unread emails</w:t>
            </w:r>
          </w:p>
          <w:p w:rsidR="005131FA" w:rsidRDefault="005131FA" w14:paraId="47289481" w14:textId="77777777">
            <w:pPr>
              <w:rPr>
                <w:sz w:val="24"/>
                <w:szCs w:val="24"/>
              </w:rPr>
            </w:pPr>
          </w:p>
          <w:p w:rsidR="005131FA" w:rsidRDefault="00BF1BDA" w14:paraId="7AD5F373" w14:textId="77777777">
            <w:pPr>
              <w:rPr>
                <w:sz w:val="24"/>
                <w:szCs w:val="24"/>
              </w:rPr>
            </w:pPr>
            <w:r>
              <w:rPr>
                <w:color w:val="FF0000"/>
                <w:sz w:val="24"/>
                <w:szCs w:val="24"/>
              </w:rPr>
              <w:t>VO:</w:t>
            </w:r>
            <w:r>
              <w:rPr>
                <w:sz w:val="24"/>
                <w:szCs w:val="24"/>
              </w:rPr>
              <w:t xml:space="preserve"> </w:t>
            </w:r>
          </w:p>
          <w:p w:rsidR="005131FA" w:rsidRDefault="00BF1BDA" w14:paraId="7CE973C4" w14:textId="77777777">
            <w:pPr>
              <w:rPr>
                <w:sz w:val="24"/>
                <w:szCs w:val="24"/>
              </w:rPr>
            </w:pPr>
            <w:r>
              <w:rPr>
                <w:sz w:val="24"/>
                <w:szCs w:val="24"/>
              </w:rPr>
              <w:t>He missed his daughter’s soccer game… Would he ever tell her to become a doctor when she grows up?</w:t>
            </w:r>
          </w:p>
          <w:p w:rsidR="005131FA" w:rsidRDefault="005131FA" w14:paraId="230B231C" w14:textId="77777777">
            <w:pPr>
              <w:rPr>
                <w:sz w:val="24"/>
                <w:szCs w:val="24"/>
              </w:rPr>
            </w:pPr>
          </w:p>
        </w:tc>
      </w:tr>
      <w:tr w:rsidR="007C7FDA" w:rsidTr="4363DA3B" w14:paraId="027AE4DA" w14:textId="77777777">
        <w:tc>
          <w:tcPr>
            <w:tcW w:w="2445" w:type="dxa"/>
            <w:tcMar>
              <w:top w:w="100" w:type="dxa"/>
              <w:left w:w="100" w:type="dxa"/>
              <w:bottom w:w="100" w:type="dxa"/>
              <w:right w:w="100" w:type="dxa"/>
            </w:tcMar>
          </w:tcPr>
          <w:p w:rsidR="005131FA" w:rsidRDefault="00BF1BDA" w14:paraId="50712936" w14:textId="77777777">
            <w:pPr>
              <w:spacing w:line="240" w:lineRule="auto"/>
              <w:rPr>
                <w:color w:val="FF0000"/>
                <w:sz w:val="24"/>
                <w:szCs w:val="24"/>
              </w:rPr>
            </w:pPr>
            <w:r>
              <w:rPr>
                <w:color w:val="FF0000"/>
                <w:sz w:val="24"/>
                <w:szCs w:val="24"/>
              </w:rPr>
              <w:t>Video:</w:t>
            </w:r>
          </w:p>
          <w:p w:rsidR="005131FA" w:rsidRDefault="00BF1BDA" w14:paraId="2046DC9A" w14:textId="77777777">
            <w:pPr>
              <w:spacing w:line="240" w:lineRule="auto"/>
              <w:rPr>
                <w:sz w:val="24"/>
                <w:szCs w:val="24"/>
              </w:rPr>
            </w:pPr>
            <w:r>
              <w:rPr>
                <w:sz w:val="24"/>
                <w:szCs w:val="24"/>
              </w:rPr>
              <w:t>Lots of moving lines and action (transition)</w:t>
            </w:r>
          </w:p>
          <w:p w:rsidR="005131FA" w:rsidP="4363DA3B" w:rsidRDefault="005131FA" w14:paraId="1BFB8484" w14:textId="161666D2">
            <w:pPr>
              <w:pStyle w:val="Normal"/>
              <w:spacing w:line="240" w:lineRule="auto"/>
              <w:rPr>
                <w:sz w:val="24"/>
                <w:szCs w:val="24"/>
              </w:rPr>
            </w:pPr>
          </w:p>
          <w:p w:rsidR="005131FA" w:rsidP="31DAE12A" w:rsidRDefault="00BF1BDA" w14:paraId="1B17737A" w14:textId="77777777">
            <w:pPr>
              <w:spacing w:line="240" w:lineRule="auto"/>
              <w:rPr>
                <w:sz w:val="24"/>
                <w:szCs w:val="24"/>
                <w:lang w:val="en-US"/>
              </w:rPr>
            </w:pPr>
            <w:r w:rsidRPr="31DAE12A">
              <w:rPr>
                <w:sz w:val="24"/>
                <w:szCs w:val="24"/>
                <w:lang w:val="en-US"/>
              </w:rPr>
              <w:t>We see Dr. Roy and a connection to the three characters we’re about to meet.</w:t>
            </w:r>
          </w:p>
          <w:p w:rsidR="005131FA" w:rsidRDefault="005131FA" w14:paraId="6DB5D9A6" w14:textId="77777777">
            <w:pPr>
              <w:spacing w:line="240" w:lineRule="auto"/>
              <w:rPr>
                <w:color w:val="FF0000"/>
                <w:sz w:val="24"/>
                <w:szCs w:val="24"/>
              </w:rPr>
            </w:pPr>
          </w:p>
        </w:tc>
        <w:tc>
          <w:tcPr>
            <w:tcW w:w="6450" w:type="dxa"/>
            <w:tcMar>
              <w:top w:w="100" w:type="dxa"/>
              <w:left w:w="100" w:type="dxa"/>
              <w:bottom w:w="100" w:type="dxa"/>
              <w:right w:w="100" w:type="dxa"/>
            </w:tcMar>
          </w:tcPr>
          <w:p w:rsidR="005131FA" w:rsidRDefault="00BF1BDA" w14:paraId="746B9655" w14:textId="77777777">
            <w:pPr>
              <w:rPr>
                <w:color w:val="FF0000"/>
                <w:sz w:val="24"/>
                <w:szCs w:val="24"/>
              </w:rPr>
            </w:pPr>
            <w:r>
              <w:rPr>
                <w:color w:val="FF0000"/>
                <w:sz w:val="24"/>
                <w:szCs w:val="24"/>
              </w:rPr>
              <w:t>VO: (music transition)</w:t>
            </w:r>
          </w:p>
          <w:p w:rsidR="005131FA" w:rsidRDefault="00BF1BDA" w14:paraId="5E7343C5" w14:textId="77777777">
            <w:pPr>
              <w:rPr>
                <w:color w:val="FF0000"/>
                <w:sz w:val="24"/>
                <w:szCs w:val="24"/>
              </w:rPr>
            </w:pPr>
            <w:r>
              <w:rPr>
                <w:sz w:val="24"/>
                <w:szCs w:val="24"/>
              </w:rPr>
              <w:t>Welcome to 2035… where healthcare is no longer a maze of dead ends, but a straight line. Seamless, personalized, and a step ahead.</w:t>
            </w:r>
          </w:p>
          <w:p w:rsidR="005131FA" w:rsidRDefault="005131FA" w14:paraId="06FBD761" w14:textId="77777777">
            <w:pPr>
              <w:rPr>
                <w:sz w:val="24"/>
                <w:szCs w:val="24"/>
              </w:rPr>
            </w:pPr>
          </w:p>
          <w:p w:rsidR="005131FA" w:rsidP="4363DA3B" w:rsidRDefault="00BF1BDA" w14:paraId="06824C8E" w14:textId="77777777">
            <w:pPr>
              <w:rPr>
                <w:sz w:val="24"/>
                <w:szCs w:val="24"/>
              </w:rPr>
            </w:pPr>
            <w:r w:rsidRPr="4363DA3B" w:rsidR="5DBFC29C">
              <w:rPr>
                <w:sz w:val="24"/>
                <w:szCs w:val="24"/>
              </w:rPr>
              <w:t>Together with our clients, PwC is the catalyst for that momentum - revealing the story of how technology, economics and care can converge at a critical moment.</w:t>
            </w:r>
          </w:p>
          <w:p w:rsidR="005131FA" w:rsidRDefault="005131FA" w14:paraId="4FBF8C6C" w14:textId="77777777">
            <w:pPr>
              <w:rPr>
                <w:sz w:val="24"/>
                <w:szCs w:val="24"/>
              </w:rPr>
            </w:pPr>
          </w:p>
        </w:tc>
      </w:tr>
      <w:tr w:rsidR="007C7FDA" w:rsidTr="4363DA3B" w14:paraId="402302A1" w14:textId="77777777">
        <w:tc>
          <w:tcPr>
            <w:tcW w:w="2445" w:type="dxa"/>
            <w:tcMar>
              <w:top w:w="100" w:type="dxa"/>
              <w:left w:w="100" w:type="dxa"/>
              <w:bottom w:w="100" w:type="dxa"/>
              <w:right w:w="100" w:type="dxa"/>
            </w:tcMar>
          </w:tcPr>
          <w:p w:rsidR="005131FA" w:rsidRDefault="00BF1BDA" w14:paraId="3FAA3BF6" w14:textId="77777777">
            <w:pPr>
              <w:spacing w:line="240" w:lineRule="auto"/>
              <w:rPr>
                <w:color w:val="FF0000"/>
                <w:sz w:val="24"/>
                <w:szCs w:val="24"/>
              </w:rPr>
            </w:pPr>
            <w:r>
              <w:rPr>
                <w:color w:val="FF0000"/>
                <w:sz w:val="24"/>
                <w:szCs w:val="24"/>
              </w:rPr>
              <w:t>Video:</w:t>
            </w:r>
          </w:p>
          <w:p w:rsidR="005131FA" w:rsidRDefault="00BF1BDA" w14:paraId="00CB3220" w14:textId="77777777">
            <w:pPr>
              <w:spacing w:line="240" w:lineRule="auto"/>
              <w:rPr>
                <w:sz w:val="24"/>
                <w:szCs w:val="24"/>
              </w:rPr>
            </w:pPr>
            <w:r>
              <w:rPr>
                <w:sz w:val="24"/>
                <w:szCs w:val="24"/>
              </w:rPr>
              <w:t xml:space="preserve">Transition going through time. </w:t>
            </w:r>
          </w:p>
          <w:p w:rsidR="005131FA" w:rsidP="2BF51D51" w:rsidRDefault="57EB898E" w14:paraId="0E4EB35F" w14:textId="1A2461DD">
            <w:pPr>
              <w:spacing w:line="240" w:lineRule="auto"/>
              <w:rPr>
                <w:sz w:val="24"/>
                <w:szCs w:val="24"/>
                <w:highlight w:val="green"/>
              </w:rPr>
            </w:pPr>
            <w:r w:rsidRPr="4363DA3B" w:rsidR="04B13634">
              <w:rPr>
                <w:sz w:val="24"/>
                <w:szCs w:val="24"/>
              </w:rPr>
              <w:t>Dr. Roy logged into a</w:t>
            </w:r>
            <w:r w:rsidRPr="4363DA3B" w:rsidR="04B13634">
              <w:rPr>
                <w:sz w:val="24"/>
                <w:szCs w:val="24"/>
              </w:rPr>
              <w:t xml:space="preserve"> </w:t>
            </w:r>
            <w:r w:rsidRPr="4363DA3B" w:rsidR="04B13634">
              <w:rPr>
                <w:sz w:val="24"/>
                <w:szCs w:val="24"/>
              </w:rPr>
              <w:t>sleek d</w:t>
            </w:r>
            <w:r w:rsidRPr="4363DA3B" w:rsidR="04B13634">
              <w:rPr>
                <w:sz w:val="24"/>
                <w:szCs w:val="24"/>
              </w:rPr>
              <w:t>ashboard</w:t>
            </w:r>
            <w:r w:rsidRPr="4363DA3B" w:rsidR="04B13634">
              <w:rPr>
                <w:sz w:val="24"/>
                <w:szCs w:val="24"/>
              </w:rPr>
              <w:t xml:space="preserve"> a</w:t>
            </w:r>
            <w:r w:rsidRPr="4363DA3B" w:rsidR="04B13634">
              <w:rPr>
                <w:sz w:val="24"/>
                <w:szCs w:val="24"/>
              </w:rPr>
              <w:t>t home.</w:t>
            </w:r>
            <w:r w:rsidRPr="4363DA3B" w:rsidR="343DD031">
              <w:rPr>
                <w:sz w:val="24"/>
                <w:szCs w:val="24"/>
              </w:rPr>
              <w:t xml:space="preserve"> This can be more futuristic than what the patients have access to.</w:t>
            </w:r>
          </w:p>
          <w:p w:rsidR="005131FA" w:rsidRDefault="005131FA" w14:paraId="7C43EA66" w14:textId="77777777">
            <w:pPr>
              <w:spacing w:line="240" w:lineRule="auto"/>
              <w:rPr>
                <w:sz w:val="24"/>
                <w:szCs w:val="24"/>
              </w:rPr>
            </w:pPr>
          </w:p>
        </w:tc>
        <w:tc>
          <w:tcPr>
            <w:tcW w:w="6450" w:type="dxa"/>
            <w:tcMar>
              <w:top w:w="100" w:type="dxa"/>
              <w:left w:w="100" w:type="dxa"/>
              <w:bottom w:w="100" w:type="dxa"/>
              <w:right w:w="100" w:type="dxa"/>
            </w:tcMar>
          </w:tcPr>
          <w:p w:rsidR="005131FA" w:rsidRDefault="00BF1BDA" w14:paraId="54843ACF" w14:textId="77777777">
            <w:pPr>
              <w:spacing w:line="240" w:lineRule="auto"/>
              <w:rPr>
                <w:sz w:val="24"/>
                <w:szCs w:val="24"/>
              </w:rPr>
            </w:pPr>
            <w:r>
              <w:rPr>
                <w:color w:val="FF0000"/>
                <w:sz w:val="24"/>
                <w:szCs w:val="24"/>
              </w:rPr>
              <w:t>VO:</w:t>
            </w:r>
            <w:r>
              <w:rPr>
                <w:sz w:val="24"/>
                <w:szCs w:val="24"/>
              </w:rPr>
              <w:t xml:space="preserve"> </w:t>
            </w:r>
          </w:p>
          <w:p w:rsidR="005131FA" w:rsidP="31DAE12A" w:rsidRDefault="00BF1BDA" w14:paraId="6FD10112" w14:textId="77777777">
            <w:pPr>
              <w:spacing w:line="240" w:lineRule="auto"/>
              <w:rPr>
                <w:sz w:val="24"/>
                <w:szCs w:val="24"/>
                <w:lang w:val="en-US"/>
              </w:rPr>
            </w:pPr>
            <w:r w:rsidRPr="31DAE12A">
              <w:rPr>
                <w:sz w:val="24"/>
                <w:szCs w:val="24"/>
                <w:highlight w:val="white"/>
                <w:lang w:val="en-US"/>
              </w:rPr>
              <w:t>In just ten years, the overburdened physician could be a thing of the past -- replaced by an empowered caregiver working at the Leading Edge of a reimagined healthcare system.</w:t>
            </w:r>
          </w:p>
        </w:tc>
      </w:tr>
      <w:tr w:rsidR="007C7FDA" w:rsidTr="4363DA3B" w14:paraId="1BE1DF7E" w14:textId="77777777">
        <w:tc>
          <w:tcPr>
            <w:tcW w:w="2445" w:type="dxa"/>
            <w:tcMar>
              <w:top w:w="100" w:type="dxa"/>
              <w:left w:w="100" w:type="dxa"/>
              <w:bottom w:w="100" w:type="dxa"/>
              <w:right w:w="100" w:type="dxa"/>
            </w:tcMar>
          </w:tcPr>
          <w:p w:rsidR="005131FA" w:rsidRDefault="00BF1BDA" w14:paraId="1A28B454" w14:textId="77777777">
            <w:pPr>
              <w:spacing w:line="240" w:lineRule="auto"/>
              <w:rPr>
                <w:color w:val="FF0000"/>
                <w:sz w:val="24"/>
                <w:szCs w:val="24"/>
              </w:rPr>
            </w:pPr>
            <w:r>
              <w:rPr>
                <w:color w:val="FF0000"/>
                <w:sz w:val="24"/>
                <w:szCs w:val="24"/>
              </w:rPr>
              <w:t>Video:</w:t>
            </w:r>
          </w:p>
          <w:p w:rsidR="005131FA" w:rsidRDefault="00BF1BDA" w14:paraId="269ACC30" w14:textId="77777777">
            <w:pPr>
              <w:spacing w:line="240" w:lineRule="auto"/>
              <w:rPr>
                <w:sz w:val="24"/>
                <w:szCs w:val="24"/>
              </w:rPr>
            </w:pPr>
            <w:r>
              <w:rPr>
                <w:sz w:val="24"/>
                <w:szCs w:val="24"/>
              </w:rPr>
              <w:t>Dashboard scrolls through biometric alerts</w:t>
            </w:r>
          </w:p>
          <w:p w:rsidR="005131FA" w:rsidRDefault="005131FA" w14:paraId="1B9826D4" w14:textId="77777777">
            <w:pPr>
              <w:spacing w:line="240" w:lineRule="auto"/>
              <w:rPr>
                <w:strike/>
                <w:sz w:val="24"/>
                <w:szCs w:val="24"/>
              </w:rPr>
            </w:pPr>
          </w:p>
          <w:p w:rsidR="005131FA" w:rsidRDefault="005131FA" w14:paraId="3716613E" w14:textId="77777777">
            <w:pPr>
              <w:spacing w:line="240" w:lineRule="auto"/>
              <w:rPr>
                <w:sz w:val="24"/>
                <w:szCs w:val="24"/>
              </w:rPr>
            </w:pPr>
          </w:p>
        </w:tc>
        <w:tc>
          <w:tcPr>
            <w:tcW w:w="6450" w:type="dxa"/>
            <w:tcMar>
              <w:top w:w="100" w:type="dxa"/>
              <w:left w:w="100" w:type="dxa"/>
              <w:bottom w:w="100" w:type="dxa"/>
              <w:right w:w="100" w:type="dxa"/>
            </w:tcMar>
          </w:tcPr>
          <w:p w:rsidR="005131FA" w:rsidRDefault="00BF1BDA" w14:paraId="709D5346" w14:textId="77777777">
            <w:pPr>
              <w:spacing w:line="240" w:lineRule="auto"/>
              <w:rPr>
                <w:color w:val="FF0000"/>
                <w:sz w:val="24"/>
                <w:szCs w:val="24"/>
              </w:rPr>
            </w:pPr>
            <w:r>
              <w:rPr>
                <w:color w:val="FF0000"/>
                <w:sz w:val="24"/>
                <w:szCs w:val="24"/>
              </w:rPr>
              <w:t xml:space="preserve">VO: </w:t>
            </w:r>
          </w:p>
          <w:p w:rsidR="005131FA" w:rsidRDefault="00BF1BDA" w14:paraId="5E9096C5" w14:textId="77777777">
            <w:pPr>
              <w:spacing w:line="240" w:lineRule="auto"/>
              <w:rPr>
                <w:sz w:val="24"/>
                <w:szCs w:val="24"/>
              </w:rPr>
            </w:pPr>
            <w:r>
              <w:rPr>
                <w:sz w:val="24"/>
                <w:szCs w:val="24"/>
              </w:rPr>
              <w:t>Real-time monitoring. Zero waiting rooms.</w:t>
            </w:r>
          </w:p>
          <w:p w:rsidR="005131FA" w:rsidRDefault="005131FA" w14:paraId="6BF4E472" w14:textId="77777777">
            <w:pPr>
              <w:spacing w:line="240" w:lineRule="auto"/>
              <w:rPr>
                <w:sz w:val="24"/>
                <w:szCs w:val="24"/>
              </w:rPr>
            </w:pPr>
          </w:p>
          <w:p w:rsidR="005131FA" w:rsidRDefault="57EB898E" w14:paraId="2CECE44C" w14:textId="046EE5EC">
            <w:pPr>
              <w:spacing w:line="240" w:lineRule="auto"/>
              <w:rPr>
                <w:sz w:val="24"/>
                <w:szCs w:val="24"/>
                <w:lang w:val="en-US"/>
              </w:rPr>
            </w:pPr>
            <w:r w:rsidRPr="4363DA3B" w:rsidR="04B13634">
              <w:rPr>
                <w:sz w:val="24"/>
                <w:szCs w:val="24"/>
                <w:lang w:val="en-US"/>
              </w:rPr>
              <w:t>Care</w:t>
            </w:r>
            <w:r w:rsidRPr="4363DA3B" w:rsidR="366F877F">
              <w:rPr>
                <w:sz w:val="24"/>
                <w:szCs w:val="24"/>
                <w:lang w:val="en-US"/>
              </w:rPr>
              <w:t xml:space="preserve"> </w:t>
            </w:r>
            <w:r w:rsidRPr="4363DA3B" w:rsidR="053A5844">
              <w:rPr>
                <w:sz w:val="24"/>
                <w:szCs w:val="24"/>
              </w:rPr>
              <w:t xml:space="preserve">meets patients where </w:t>
            </w:r>
            <w:r w:rsidRPr="4363DA3B" w:rsidR="053A5844">
              <w:rPr>
                <w:sz w:val="24"/>
                <w:szCs w:val="24"/>
              </w:rPr>
              <w:t>they are</w:t>
            </w:r>
            <w:r w:rsidRPr="4363DA3B" w:rsidR="04B13634">
              <w:rPr>
                <w:sz w:val="24"/>
                <w:szCs w:val="24"/>
                <w:lang w:val="en-US"/>
              </w:rPr>
              <w:t>—not the other way around.</w:t>
            </w:r>
          </w:p>
          <w:p w:rsidR="005131FA" w:rsidRDefault="005131FA" w14:paraId="16FF0D41" w14:textId="77777777">
            <w:pPr>
              <w:spacing w:line="240" w:lineRule="auto"/>
              <w:rPr>
                <w:sz w:val="24"/>
                <w:szCs w:val="24"/>
              </w:rPr>
            </w:pPr>
          </w:p>
          <w:p w:rsidR="005131FA" w:rsidP="31DAE12A" w:rsidRDefault="00BF1BDA" w14:paraId="51AC41B1" w14:textId="77777777">
            <w:pPr>
              <w:spacing w:line="240" w:lineRule="auto"/>
              <w:rPr>
                <w:sz w:val="24"/>
                <w:szCs w:val="24"/>
                <w:lang w:val="en-US"/>
              </w:rPr>
            </w:pPr>
            <w:r w:rsidRPr="31DAE12A">
              <w:rPr>
                <w:color w:val="FF0000"/>
                <w:sz w:val="24"/>
                <w:szCs w:val="24"/>
                <w:lang w:val="en-US"/>
              </w:rPr>
              <w:t>On screen alert:</w:t>
            </w:r>
            <w:r w:rsidRPr="31DAE12A">
              <w:rPr>
                <w:sz w:val="24"/>
                <w:szCs w:val="24"/>
                <w:lang w:val="en-US"/>
              </w:rPr>
              <w:t xml:space="preserve"> “Physical therapist en route”</w:t>
            </w:r>
          </w:p>
          <w:p w:rsidR="005131FA" w:rsidRDefault="005131FA" w14:paraId="5860FD4A" w14:textId="77777777">
            <w:pPr>
              <w:spacing w:line="240" w:lineRule="auto"/>
              <w:rPr>
                <w:sz w:val="24"/>
                <w:szCs w:val="24"/>
              </w:rPr>
            </w:pPr>
          </w:p>
        </w:tc>
      </w:tr>
      <w:tr w:rsidR="007C7FDA" w:rsidTr="4363DA3B" w14:paraId="197A359C" w14:textId="77777777">
        <w:trPr>
          <w:trHeight w:val="515"/>
        </w:trPr>
        <w:tc>
          <w:tcPr>
            <w:tcW w:w="2445" w:type="dxa"/>
            <w:tcMar>
              <w:top w:w="100" w:type="dxa"/>
              <w:left w:w="100" w:type="dxa"/>
              <w:bottom w:w="100" w:type="dxa"/>
              <w:right w:w="100" w:type="dxa"/>
            </w:tcMar>
          </w:tcPr>
          <w:p w:rsidR="005131FA" w:rsidRDefault="00BF1BDA" w14:paraId="4347B5EC" w14:textId="77777777">
            <w:pPr>
              <w:spacing w:line="240" w:lineRule="auto"/>
              <w:rPr>
                <w:color w:val="FF0000"/>
                <w:sz w:val="24"/>
                <w:szCs w:val="24"/>
              </w:rPr>
            </w:pPr>
            <w:r>
              <w:rPr>
                <w:color w:val="FF0000"/>
                <w:sz w:val="24"/>
                <w:szCs w:val="24"/>
              </w:rPr>
              <w:t>Video:</w:t>
            </w:r>
          </w:p>
          <w:p w:rsidR="005131FA" w:rsidRDefault="00BF1BDA" w14:paraId="311AEDB6" w14:textId="77777777">
            <w:pPr>
              <w:spacing w:line="240" w:lineRule="auto"/>
              <w:rPr>
                <w:sz w:val="24"/>
                <w:szCs w:val="24"/>
              </w:rPr>
            </w:pPr>
            <w:r>
              <w:rPr>
                <w:sz w:val="24"/>
                <w:szCs w:val="24"/>
              </w:rPr>
              <w:t>A dashboard showing many faces/ages of patients remotely</w:t>
            </w:r>
          </w:p>
          <w:p w:rsidR="005131FA" w:rsidRDefault="005131FA" w14:paraId="711E23D3" w14:textId="77777777">
            <w:pPr>
              <w:spacing w:line="240" w:lineRule="auto"/>
              <w:rPr>
                <w:sz w:val="24"/>
                <w:szCs w:val="24"/>
              </w:rPr>
            </w:pPr>
          </w:p>
          <w:p w:rsidR="005131FA" w:rsidRDefault="00BF1BDA" w14:paraId="2C514526" w14:textId="77777777">
            <w:pPr>
              <w:spacing w:line="240" w:lineRule="auto"/>
              <w:rPr>
                <w:sz w:val="24"/>
                <w:szCs w:val="24"/>
              </w:rPr>
            </w:pPr>
            <w:r>
              <w:rPr>
                <w:sz w:val="24"/>
                <w:szCs w:val="24"/>
              </w:rPr>
              <w:t>(see Michael in box)</w:t>
            </w:r>
          </w:p>
        </w:tc>
        <w:tc>
          <w:tcPr>
            <w:tcW w:w="6450" w:type="dxa"/>
            <w:tcMar>
              <w:top w:w="100" w:type="dxa"/>
              <w:left w:w="100" w:type="dxa"/>
              <w:bottom w:w="100" w:type="dxa"/>
              <w:right w:w="100" w:type="dxa"/>
            </w:tcMar>
          </w:tcPr>
          <w:p w:rsidR="005131FA" w:rsidRDefault="57EB898E" w14:paraId="44D68112" w14:textId="74979029">
            <w:pPr>
              <w:spacing w:line="240" w:lineRule="auto"/>
              <w:rPr>
                <w:sz w:val="24"/>
                <w:szCs w:val="24"/>
                <w:lang w:val="en-US"/>
              </w:rPr>
            </w:pPr>
            <w:r w:rsidRPr="4363DA3B" w:rsidR="04B13634">
              <w:rPr>
                <w:color w:val="FF0000"/>
                <w:sz w:val="24"/>
                <w:szCs w:val="24"/>
                <w:lang w:val="en-US"/>
              </w:rPr>
              <w:t xml:space="preserve">Digital assistant voice: </w:t>
            </w:r>
            <w:r w:rsidRPr="4363DA3B" w:rsidR="04B13634">
              <w:rPr>
                <w:sz w:val="24"/>
                <w:szCs w:val="24"/>
                <w:lang w:val="en-US"/>
              </w:rPr>
              <w:t>“</w:t>
            </w:r>
            <w:r w:rsidRPr="4363DA3B" w:rsidR="04B13634">
              <w:rPr>
                <w:sz w:val="24"/>
                <w:szCs w:val="24"/>
                <w:lang w:val="en-US"/>
              </w:rPr>
              <w:t xml:space="preserve">You’ve </w:t>
            </w:r>
            <w:r w:rsidRPr="4363DA3B" w:rsidR="1E92C5C7">
              <w:rPr>
                <w:sz w:val="24"/>
                <w:szCs w:val="24"/>
                <w:lang w:val="en-US"/>
              </w:rPr>
              <w:t>guided</w:t>
            </w:r>
            <w:r w:rsidRPr="4363DA3B" w:rsidR="1E92C5C7">
              <w:rPr>
                <w:sz w:val="24"/>
                <w:szCs w:val="24"/>
                <w:lang w:val="en-US"/>
              </w:rPr>
              <w:t xml:space="preserve"> </w:t>
            </w:r>
            <w:r w:rsidRPr="4363DA3B" w:rsidR="0DEDA1DF">
              <w:rPr>
                <w:sz w:val="24"/>
                <w:szCs w:val="24"/>
                <w:lang w:val="en-US"/>
              </w:rPr>
              <w:t xml:space="preserve">health </w:t>
            </w:r>
            <w:r w:rsidRPr="4363DA3B" w:rsidR="0DEDA1DF">
              <w:rPr>
                <w:sz w:val="24"/>
                <w:szCs w:val="24"/>
                <w:lang w:val="en-US"/>
              </w:rPr>
              <w:t>and wellness</w:t>
            </w:r>
            <w:r w:rsidRPr="4363DA3B" w:rsidR="1E92C5C7">
              <w:rPr>
                <w:sz w:val="24"/>
                <w:szCs w:val="24"/>
                <w:lang w:val="en-US"/>
              </w:rPr>
              <w:t xml:space="preserve"> for</w:t>
            </w:r>
            <w:r w:rsidRPr="4363DA3B" w:rsidR="04B13634">
              <w:rPr>
                <w:sz w:val="24"/>
                <w:szCs w:val="24"/>
                <w:lang w:val="en-US"/>
              </w:rPr>
              <w:t xml:space="preserve"> </w:t>
            </w:r>
            <w:r w:rsidRPr="4363DA3B" w:rsidR="36F02455">
              <w:rPr>
                <w:sz w:val="24"/>
                <w:szCs w:val="24"/>
                <w:lang w:val="en-US"/>
              </w:rPr>
              <w:t>113</w:t>
            </w:r>
            <w:r w:rsidRPr="4363DA3B" w:rsidR="04B13634">
              <w:rPr>
                <w:sz w:val="24"/>
                <w:szCs w:val="24"/>
                <w:lang w:val="en-US"/>
              </w:rPr>
              <w:t xml:space="preserve"> patients today</w:t>
            </w:r>
            <w:r w:rsidRPr="4363DA3B" w:rsidR="04B13634">
              <w:rPr>
                <w:sz w:val="24"/>
                <w:szCs w:val="24"/>
                <w:lang w:val="en-US"/>
              </w:rPr>
              <w:t xml:space="preserve"> </w:t>
            </w:r>
            <w:r w:rsidRPr="4363DA3B" w:rsidR="627A9034">
              <w:rPr>
                <w:sz w:val="24"/>
                <w:szCs w:val="24"/>
                <w:lang w:val="en-US"/>
              </w:rPr>
              <w:t>and</w:t>
            </w:r>
            <w:r w:rsidRPr="4363DA3B" w:rsidR="60B4A336">
              <w:rPr>
                <w:sz w:val="24"/>
                <w:szCs w:val="24"/>
                <w:lang w:val="en-US"/>
              </w:rPr>
              <w:t xml:space="preserve"> </w:t>
            </w:r>
            <w:r w:rsidRPr="4363DA3B" w:rsidR="627A9034">
              <w:rPr>
                <w:sz w:val="24"/>
                <w:szCs w:val="24"/>
                <w:lang w:val="en-US"/>
              </w:rPr>
              <w:t>treated</w:t>
            </w:r>
            <w:r w:rsidRPr="4363DA3B" w:rsidR="04B13634">
              <w:rPr>
                <w:sz w:val="24"/>
                <w:szCs w:val="24"/>
                <w:lang w:val="en-US"/>
              </w:rPr>
              <w:t xml:space="preserve"> </w:t>
            </w:r>
            <w:r w:rsidRPr="4363DA3B" w:rsidR="4E746D81">
              <w:rPr>
                <w:sz w:val="24"/>
                <w:szCs w:val="24"/>
                <w:lang w:val="en-US"/>
              </w:rPr>
              <w:t>20</w:t>
            </w:r>
            <w:r w:rsidRPr="4363DA3B" w:rsidR="5DEC7B3E">
              <w:rPr>
                <w:sz w:val="24"/>
                <w:szCs w:val="24"/>
                <w:lang w:val="en-US"/>
              </w:rPr>
              <w:t>.</w:t>
            </w:r>
            <w:r w:rsidRPr="4363DA3B" w:rsidR="04B13634">
              <w:rPr>
                <w:sz w:val="24"/>
                <w:szCs w:val="24"/>
                <w:lang w:val="en-US"/>
              </w:rPr>
              <w:t xml:space="preserve"> </w:t>
            </w:r>
            <w:r w:rsidRPr="4363DA3B" w:rsidR="04B13634">
              <w:rPr>
                <w:sz w:val="24"/>
                <w:szCs w:val="24"/>
                <w:lang w:val="en-US"/>
              </w:rPr>
              <w:t xml:space="preserve">Good job, Dr. Roy.” </w:t>
            </w:r>
          </w:p>
          <w:p w:rsidR="005131FA" w:rsidRDefault="005131FA" w14:paraId="74226734" w14:textId="77777777">
            <w:pPr>
              <w:spacing w:line="240" w:lineRule="auto"/>
              <w:rPr>
                <w:color w:val="FF0000"/>
                <w:sz w:val="24"/>
                <w:szCs w:val="24"/>
              </w:rPr>
            </w:pPr>
          </w:p>
          <w:p w:rsidR="005131FA" w:rsidRDefault="00BF1BDA" w14:paraId="66DE23A9" w14:textId="77777777">
            <w:pPr>
              <w:spacing w:line="240" w:lineRule="auto"/>
              <w:rPr>
                <w:sz w:val="24"/>
                <w:szCs w:val="24"/>
              </w:rPr>
            </w:pPr>
            <w:r>
              <w:rPr>
                <w:color w:val="FF0000"/>
                <w:sz w:val="24"/>
                <w:szCs w:val="24"/>
              </w:rPr>
              <w:t>VO:</w:t>
            </w:r>
            <w:r>
              <w:rPr>
                <w:sz w:val="24"/>
                <w:szCs w:val="24"/>
              </w:rPr>
              <w:t xml:space="preserve"> </w:t>
            </w:r>
          </w:p>
          <w:p w:rsidR="005131FA" w:rsidP="4363DA3B" w:rsidRDefault="57EB898E" w14:paraId="730AE847" w14:textId="15BE74DF">
            <w:pPr>
              <w:spacing w:line="240" w:lineRule="auto"/>
              <w:rPr>
                <w:sz w:val="24"/>
                <w:szCs w:val="24"/>
                <w:lang w:val="en-US"/>
              </w:rPr>
            </w:pPr>
            <w:r w:rsidRPr="4363DA3B" w:rsidR="04B13634">
              <w:rPr>
                <w:sz w:val="24"/>
                <w:szCs w:val="24"/>
                <w:lang w:val="en-US"/>
              </w:rPr>
              <w:t>His work is seamless, data-</w:t>
            </w:r>
            <w:r w:rsidRPr="4363DA3B" w:rsidR="04B13634">
              <w:rPr>
                <w:sz w:val="24"/>
                <w:szCs w:val="24"/>
                <w:lang w:val="en-US"/>
              </w:rPr>
              <w:t>powered</w:t>
            </w:r>
            <w:r w:rsidRPr="4363DA3B" w:rsidR="04B13634">
              <w:rPr>
                <w:sz w:val="24"/>
                <w:szCs w:val="24"/>
                <w:lang w:val="en-US"/>
              </w:rPr>
              <w:t xml:space="preserve"> and deeply human, </w:t>
            </w:r>
            <w:r w:rsidRPr="4363DA3B" w:rsidR="04B13634">
              <w:rPr>
                <w:sz w:val="24"/>
                <w:szCs w:val="24"/>
                <w:lang w:val="en-US"/>
              </w:rPr>
              <w:t>so he can focus on what matters most: better care</w:t>
            </w:r>
            <w:r w:rsidRPr="4363DA3B" w:rsidR="399C78DB">
              <w:rPr>
                <w:sz w:val="24"/>
                <w:szCs w:val="24"/>
                <w:lang w:val="en-US"/>
              </w:rPr>
              <w:t xml:space="preserve"> </w:t>
            </w:r>
            <w:r w:rsidRPr="4363DA3B" w:rsidR="399C78DB">
              <w:rPr>
                <w:sz w:val="24"/>
                <w:szCs w:val="24"/>
                <w:lang w:val="en-US"/>
              </w:rPr>
              <w:t>when they need it</w:t>
            </w:r>
            <w:r w:rsidRPr="4363DA3B" w:rsidR="04B13634">
              <w:rPr>
                <w:sz w:val="24"/>
                <w:szCs w:val="24"/>
                <w:lang w:val="en-US"/>
              </w:rPr>
              <w:t>, wherever patients are</w:t>
            </w:r>
            <w:r w:rsidRPr="4363DA3B" w:rsidR="04B13634">
              <w:rPr>
                <w:sz w:val="24"/>
                <w:szCs w:val="24"/>
                <w:lang w:val="en-US"/>
              </w:rPr>
              <w:t>.</w:t>
            </w:r>
          </w:p>
          <w:p w:rsidR="005131FA" w:rsidRDefault="005131FA" w14:paraId="047DDC7D" w14:textId="77777777">
            <w:pPr>
              <w:spacing w:line="240" w:lineRule="auto"/>
              <w:rPr>
                <w:sz w:val="24"/>
                <w:szCs w:val="24"/>
              </w:rPr>
            </w:pPr>
          </w:p>
          <w:p w:rsidR="005131FA" w:rsidRDefault="00BF1BDA" w14:paraId="6B806214" w14:textId="77777777">
            <w:pPr>
              <w:spacing w:line="240" w:lineRule="auto"/>
              <w:rPr>
                <w:sz w:val="24"/>
                <w:szCs w:val="24"/>
              </w:rPr>
            </w:pPr>
            <w:r>
              <w:rPr>
                <w:color w:val="FF0000"/>
                <w:sz w:val="24"/>
                <w:szCs w:val="24"/>
              </w:rPr>
              <w:t>Patient voice: (Michael)</w:t>
            </w:r>
            <w:r>
              <w:rPr>
                <w:sz w:val="24"/>
                <w:szCs w:val="24"/>
              </w:rPr>
              <w:t xml:space="preserve"> “Hi Dr. Roy, nice to see you today.”</w:t>
            </w:r>
          </w:p>
          <w:p w:rsidR="005131FA" w:rsidRDefault="005131FA" w14:paraId="373F7BB9" w14:textId="77777777">
            <w:pPr>
              <w:spacing w:line="240" w:lineRule="auto"/>
              <w:rPr>
                <w:sz w:val="24"/>
                <w:szCs w:val="24"/>
              </w:rPr>
            </w:pPr>
          </w:p>
        </w:tc>
      </w:tr>
    </w:tbl>
    <w:p w:rsidR="005131FA" w:rsidRDefault="005131FA" w14:paraId="00676D81" w14:textId="77777777">
      <w:pPr>
        <w:rPr>
          <w:sz w:val="24"/>
          <w:szCs w:val="24"/>
          <w:highlight w:val="yellow"/>
        </w:rPr>
      </w:pPr>
    </w:p>
    <w:p w:rsidR="005131FA" w:rsidRDefault="00BF1BDA" w14:paraId="1AE09A73" w14:textId="77777777">
      <w:pPr>
        <w:rPr>
          <w:sz w:val="24"/>
          <w:szCs w:val="24"/>
          <w:highlight w:val="yellow"/>
        </w:rPr>
      </w:pPr>
      <w:r>
        <w:rPr>
          <w:sz w:val="24"/>
          <w:szCs w:val="24"/>
          <w:highlight w:val="yellow"/>
        </w:rPr>
        <w:t>TRANSITION TO…</w:t>
      </w:r>
    </w:p>
    <w:p w:rsidR="005131FA" w:rsidRDefault="005131FA" w14:paraId="3591E42D" w14:textId="77777777">
      <w:pPr>
        <w:rPr>
          <w:sz w:val="24"/>
          <w:szCs w:val="24"/>
        </w:rPr>
      </w:pPr>
    </w:p>
    <w:tbl>
      <w:tblPr>
        <w:tblW w:w="88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2430"/>
        <w:gridCol w:w="6465"/>
      </w:tblGrid>
      <w:tr w:rsidR="007C7FDA" w:rsidTr="4363DA3B" w14:paraId="44040CC9" w14:textId="77777777">
        <w:tc>
          <w:tcPr>
            <w:tcW w:w="2430" w:type="dxa"/>
            <w:tcMar>
              <w:top w:w="100" w:type="dxa"/>
              <w:left w:w="100" w:type="dxa"/>
              <w:bottom w:w="100" w:type="dxa"/>
              <w:right w:w="100" w:type="dxa"/>
            </w:tcMar>
          </w:tcPr>
          <w:p w:rsidR="005131FA" w:rsidRDefault="00BF1BDA" w14:paraId="38EB75A1" w14:textId="77777777">
            <w:pPr>
              <w:spacing w:line="240" w:lineRule="auto"/>
              <w:rPr>
                <w:sz w:val="24"/>
                <w:szCs w:val="24"/>
              </w:rPr>
            </w:pPr>
            <w:r>
              <w:rPr>
                <w:sz w:val="24"/>
                <w:szCs w:val="24"/>
              </w:rPr>
              <w:t>VISUAL NOTES</w:t>
            </w:r>
          </w:p>
        </w:tc>
        <w:tc>
          <w:tcPr>
            <w:tcW w:w="6465" w:type="dxa"/>
            <w:tcMar>
              <w:top w:w="100" w:type="dxa"/>
              <w:left w:w="100" w:type="dxa"/>
              <w:bottom w:w="100" w:type="dxa"/>
              <w:right w:w="100" w:type="dxa"/>
            </w:tcMar>
          </w:tcPr>
          <w:p w:rsidR="005131FA" w:rsidRDefault="00BF1BDA" w14:paraId="3C0C6ED1" w14:textId="77777777">
            <w:pPr>
              <w:spacing w:line="240" w:lineRule="auto"/>
              <w:rPr>
                <w:sz w:val="24"/>
                <w:szCs w:val="24"/>
              </w:rPr>
            </w:pPr>
            <w:r>
              <w:rPr>
                <w:sz w:val="24"/>
                <w:szCs w:val="24"/>
              </w:rPr>
              <w:t xml:space="preserve">NARRATION </w:t>
            </w:r>
            <w:r>
              <w:rPr>
                <w:sz w:val="24"/>
                <w:szCs w:val="24"/>
                <w:highlight w:val="yellow"/>
              </w:rPr>
              <w:t>(Vignette #2)</w:t>
            </w:r>
          </w:p>
        </w:tc>
      </w:tr>
      <w:tr w:rsidR="007C7FDA" w:rsidTr="4363DA3B" w14:paraId="04AA094D" w14:textId="77777777">
        <w:tc>
          <w:tcPr>
            <w:tcW w:w="2430" w:type="dxa"/>
            <w:tcMar>
              <w:top w:w="100" w:type="dxa"/>
              <w:left w:w="100" w:type="dxa"/>
              <w:bottom w:w="100" w:type="dxa"/>
              <w:right w:w="100" w:type="dxa"/>
            </w:tcMar>
          </w:tcPr>
          <w:p w:rsidR="005131FA" w:rsidRDefault="00BF1BDA" w14:paraId="6A6B5215" w14:textId="77777777">
            <w:pPr>
              <w:spacing w:line="240" w:lineRule="auto"/>
              <w:rPr>
                <w:color w:val="FF0000"/>
                <w:sz w:val="24"/>
                <w:szCs w:val="24"/>
              </w:rPr>
            </w:pPr>
            <w:r>
              <w:rPr>
                <w:color w:val="FF0000"/>
                <w:sz w:val="24"/>
                <w:szCs w:val="24"/>
              </w:rPr>
              <w:t xml:space="preserve">Video: </w:t>
            </w:r>
          </w:p>
          <w:p w:rsidR="005131FA" w:rsidP="31DAE12A" w:rsidRDefault="57EB898E" w14:paraId="3238F261" w14:textId="53928DDE">
            <w:pPr>
              <w:spacing w:line="240" w:lineRule="auto"/>
              <w:rPr>
                <w:sz w:val="24"/>
                <w:szCs w:val="24"/>
                <w:lang w:val="en-US"/>
              </w:rPr>
            </w:pPr>
            <w:r w:rsidRPr="2BF51D51">
              <w:rPr>
                <w:sz w:val="24"/>
                <w:szCs w:val="24"/>
                <w:lang w:val="en-US"/>
              </w:rPr>
              <w:t xml:space="preserve">Establishing shot of </w:t>
            </w:r>
            <w:r w:rsidRPr="2BF51D51" w:rsidR="24B74E04">
              <w:rPr>
                <w:sz w:val="24"/>
                <w:szCs w:val="24"/>
                <w:lang w:val="en-US"/>
              </w:rPr>
              <w:t>farmhouse</w:t>
            </w:r>
            <w:r w:rsidRPr="2BF51D51">
              <w:rPr>
                <w:sz w:val="24"/>
                <w:szCs w:val="24"/>
                <w:lang w:val="en-US"/>
              </w:rPr>
              <w:t xml:space="preserve"> with text overlay</w:t>
            </w:r>
          </w:p>
          <w:p w:rsidR="005131FA" w:rsidRDefault="005131FA" w14:paraId="4DB74BA7"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0BDE2C66" w14:textId="77777777">
            <w:pPr>
              <w:rPr>
                <w:sz w:val="24"/>
                <w:szCs w:val="24"/>
              </w:rPr>
            </w:pPr>
            <w:r>
              <w:rPr>
                <w:color w:val="FF0000"/>
                <w:sz w:val="24"/>
                <w:szCs w:val="24"/>
              </w:rPr>
              <w:t>VO:</w:t>
            </w:r>
          </w:p>
          <w:p w:rsidR="005131FA" w:rsidRDefault="005131FA" w14:paraId="6559F9A7" w14:textId="77777777">
            <w:pPr>
              <w:rPr>
                <w:sz w:val="24"/>
                <w:szCs w:val="24"/>
              </w:rPr>
            </w:pPr>
          </w:p>
          <w:p w:rsidR="005131FA" w:rsidRDefault="00BF1BDA" w14:paraId="47CB6923" w14:textId="1A28D71E">
            <w:pPr>
              <w:rPr>
                <w:sz w:val="24"/>
                <w:szCs w:val="24"/>
              </w:rPr>
            </w:pPr>
            <w:r w:rsidRPr="4363DA3B" w:rsidR="5DBFC29C">
              <w:rPr>
                <w:color w:val="FF0000"/>
                <w:sz w:val="24"/>
                <w:szCs w:val="24"/>
              </w:rPr>
              <w:t>Text on screen:</w:t>
            </w:r>
            <w:r w:rsidRPr="4363DA3B" w:rsidR="5DBFC29C">
              <w:rPr>
                <w:sz w:val="24"/>
                <w:szCs w:val="24"/>
              </w:rPr>
              <w:t xml:space="preserve"> Nearest hospital:</w:t>
            </w:r>
            <w:r w:rsidRPr="4363DA3B" w:rsidR="5DBFC29C">
              <w:rPr>
                <w:sz w:val="24"/>
                <w:szCs w:val="24"/>
              </w:rPr>
              <w:t xml:space="preserve"> </w:t>
            </w:r>
            <w:r w:rsidRPr="4363DA3B" w:rsidR="59A1F381">
              <w:rPr>
                <w:sz w:val="24"/>
                <w:szCs w:val="24"/>
              </w:rPr>
              <w:t xml:space="preserve">170 </w:t>
            </w:r>
            <w:r w:rsidRPr="4363DA3B" w:rsidR="5DBFC29C">
              <w:rPr>
                <w:sz w:val="24"/>
                <w:szCs w:val="24"/>
              </w:rPr>
              <w:t>miles.</w:t>
            </w:r>
          </w:p>
          <w:p w:rsidR="005131FA" w:rsidRDefault="005131FA" w14:paraId="618D4C03" w14:textId="77777777">
            <w:pPr>
              <w:rPr>
                <w:sz w:val="24"/>
                <w:szCs w:val="24"/>
              </w:rPr>
            </w:pPr>
          </w:p>
        </w:tc>
      </w:tr>
      <w:tr w:rsidR="007C7FDA" w:rsidTr="4363DA3B" w14:paraId="0C566A37" w14:textId="77777777">
        <w:tc>
          <w:tcPr>
            <w:tcW w:w="2430" w:type="dxa"/>
            <w:tcMar>
              <w:top w:w="100" w:type="dxa"/>
              <w:left w:w="100" w:type="dxa"/>
              <w:bottom w:w="100" w:type="dxa"/>
              <w:right w:w="100" w:type="dxa"/>
            </w:tcMar>
          </w:tcPr>
          <w:p w:rsidR="005131FA" w:rsidRDefault="00BF1BDA" w14:paraId="0A338C45" w14:textId="77777777">
            <w:pPr>
              <w:spacing w:line="240" w:lineRule="auto"/>
              <w:rPr>
                <w:color w:val="FF0000"/>
                <w:sz w:val="24"/>
                <w:szCs w:val="24"/>
              </w:rPr>
            </w:pPr>
            <w:r>
              <w:rPr>
                <w:color w:val="FF0000"/>
                <w:sz w:val="24"/>
                <w:szCs w:val="24"/>
              </w:rPr>
              <w:t>Video:</w:t>
            </w:r>
          </w:p>
          <w:p w:rsidR="005131FA" w:rsidRDefault="00BF1BDA" w14:paraId="7698D681" w14:textId="77777777">
            <w:pPr>
              <w:spacing w:line="240" w:lineRule="auto"/>
              <w:rPr>
                <w:sz w:val="24"/>
                <w:szCs w:val="24"/>
              </w:rPr>
            </w:pPr>
            <w:r>
              <w:rPr>
                <w:sz w:val="24"/>
                <w:szCs w:val="24"/>
              </w:rPr>
              <w:t xml:space="preserve">Michael outside working on his garden </w:t>
            </w:r>
          </w:p>
        </w:tc>
        <w:tc>
          <w:tcPr>
            <w:tcW w:w="6465" w:type="dxa"/>
            <w:tcMar>
              <w:top w:w="100" w:type="dxa"/>
              <w:left w:w="100" w:type="dxa"/>
              <w:bottom w:w="100" w:type="dxa"/>
              <w:right w:w="100" w:type="dxa"/>
            </w:tcMar>
          </w:tcPr>
          <w:p w:rsidR="005131FA" w:rsidRDefault="00BF1BDA" w14:paraId="606A0FD8" w14:textId="77777777">
            <w:pPr>
              <w:spacing w:line="240" w:lineRule="auto"/>
              <w:rPr>
                <w:color w:val="FF0000"/>
                <w:sz w:val="24"/>
                <w:szCs w:val="24"/>
              </w:rPr>
            </w:pPr>
            <w:r>
              <w:rPr>
                <w:color w:val="FF0000"/>
                <w:sz w:val="24"/>
                <w:szCs w:val="24"/>
              </w:rPr>
              <w:t>VO:</w:t>
            </w:r>
          </w:p>
          <w:p w:rsidR="005131FA" w:rsidP="4C6F18D1" w:rsidRDefault="57EB898E" w14:paraId="5FEEAA68" w14:textId="42F49160">
            <w:pPr>
              <w:spacing w:line="240" w:lineRule="auto"/>
              <w:rPr>
                <w:sz w:val="24"/>
                <w:szCs w:val="24"/>
                <w:lang w:val="en-US"/>
              </w:rPr>
            </w:pPr>
            <w:r w:rsidRPr="4363DA3B" w:rsidR="04B13634">
              <w:rPr>
                <w:sz w:val="24"/>
                <w:szCs w:val="24"/>
              </w:rPr>
              <w:t xml:space="preserve">Meet Michael, who lives </w:t>
            </w:r>
            <w:r w:rsidRPr="4363DA3B" w:rsidR="171D9736">
              <w:rPr>
                <w:sz w:val="24"/>
                <w:szCs w:val="24"/>
              </w:rPr>
              <w:t>alone</w:t>
            </w:r>
            <w:r w:rsidRPr="4363DA3B" w:rsidR="04B13634">
              <w:rPr>
                <w:sz w:val="24"/>
                <w:szCs w:val="24"/>
              </w:rPr>
              <w:t xml:space="preserve"> in a rural area. He has</w:t>
            </w:r>
            <w:r w:rsidRPr="4363DA3B" w:rsidR="345EE2AC">
              <w:rPr>
                <w:sz w:val="24"/>
                <w:szCs w:val="24"/>
              </w:rPr>
              <w:t xml:space="preserve"> </w:t>
            </w:r>
            <w:r w:rsidRPr="4363DA3B" w:rsidR="054F2FB0">
              <w:rPr>
                <w:sz w:val="24"/>
                <w:szCs w:val="24"/>
              </w:rPr>
              <w:t>A</w:t>
            </w:r>
            <w:r w:rsidRPr="4363DA3B" w:rsidR="632B4A9D">
              <w:rPr>
                <w:sz w:val="24"/>
                <w:szCs w:val="24"/>
              </w:rPr>
              <w:t>-</w:t>
            </w:r>
            <w:r w:rsidRPr="4363DA3B" w:rsidR="054F2FB0">
              <w:rPr>
                <w:sz w:val="24"/>
                <w:szCs w:val="24"/>
              </w:rPr>
              <w:t>Fib with early-stage heart failure risk</w:t>
            </w:r>
            <w:r w:rsidRPr="4363DA3B" w:rsidR="2902FCD9">
              <w:rPr>
                <w:sz w:val="24"/>
                <w:szCs w:val="24"/>
              </w:rPr>
              <w:t>,</w:t>
            </w:r>
            <w:r w:rsidRPr="4363DA3B" w:rsidR="04B13634">
              <w:rPr>
                <w:sz w:val="24"/>
                <w:szCs w:val="24"/>
              </w:rPr>
              <w:t xml:space="preserve"> which has been under control with medication and regular check-ins</w:t>
            </w:r>
            <w:r w:rsidRPr="4363DA3B" w:rsidR="7B6F7A13">
              <w:rPr>
                <w:sz w:val="24"/>
                <w:szCs w:val="24"/>
              </w:rPr>
              <w:t>...</w:t>
            </w:r>
            <w:r w:rsidRPr="4363DA3B" w:rsidR="1E54ED51">
              <w:rPr>
                <w:sz w:val="24"/>
                <w:szCs w:val="24"/>
              </w:rPr>
              <w:t xml:space="preserve"> until today</w:t>
            </w:r>
            <w:r w:rsidRPr="4363DA3B" w:rsidR="04B13634">
              <w:rPr>
                <w:sz w:val="24"/>
                <w:szCs w:val="24"/>
              </w:rPr>
              <w:t>.</w:t>
            </w:r>
          </w:p>
          <w:p w:rsidR="005131FA" w:rsidRDefault="005131FA" w14:paraId="620C48EC" w14:textId="77777777">
            <w:pPr>
              <w:rPr>
                <w:sz w:val="24"/>
                <w:szCs w:val="24"/>
              </w:rPr>
            </w:pPr>
          </w:p>
        </w:tc>
      </w:tr>
      <w:tr w:rsidR="007C7FDA" w:rsidTr="4363DA3B" w14:paraId="1ECB6389" w14:textId="77777777">
        <w:tc>
          <w:tcPr>
            <w:tcW w:w="2430" w:type="dxa"/>
            <w:tcMar>
              <w:top w:w="100" w:type="dxa"/>
              <w:left w:w="100" w:type="dxa"/>
              <w:bottom w:w="100" w:type="dxa"/>
              <w:right w:w="100" w:type="dxa"/>
            </w:tcMar>
          </w:tcPr>
          <w:p w:rsidR="005131FA" w:rsidRDefault="00BF1BDA" w14:paraId="6A3589B5" w14:textId="77777777">
            <w:pPr>
              <w:spacing w:line="240" w:lineRule="auto"/>
              <w:rPr>
                <w:color w:val="FF0000"/>
                <w:sz w:val="24"/>
                <w:szCs w:val="24"/>
              </w:rPr>
            </w:pPr>
            <w:r>
              <w:rPr>
                <w:color w:val="FF0000"/>
                <w:sz w:val="24"/>
                <w:szCs w:val="24"/>
              </w:rPr>
              <w:t>Video:</w:t>
            </w:r>
          </w:p>
          <w:p w:rsidR="005131FA" w:rsidRDefault="00BF1BDA" w14:paraId="22F0DAC5" w14:textId="77777777">
            <w:pPr>
              <w:spacing w:line="240" w:lineRule="auto"/>
              <w:rPr>
                <w:sz w:val="24"/>
                <w:szCs w:val="24"/>
              </w:rPr>
            </w:pPr>
            <w:r>
              <w:rPr>
                <w:sz w:val="24"/>
                <w:szCs w:val="24"/>
              </w:rPr>
              <w:t>Michael looks at his watch as the alert comes up</w:t>
            </w:r>
          </w:p>
        </w:tc>
        <w:tc>
          <w:tcPr>
            <w:tcW w:w="6465" w:type="dxa"/>
            <w:tcMar>
              <w:top w:w="100" w:type="dxa"/>
              <w:left w:w="100" w:type="dxa"/>
              <w:bottom w:w="100" w:type="dxa"/>
              <w:right w:w="100" w:type="dxa"/>
            </w:tcMar>
          </w:tcPr>
          <w:p w:rsidR="005131FA" w:rsidP="4363DA3B" w:rsidRDefault="005131FA" w14:paraId="0D056E44" w14:textId="66785FD2">
            <w:pPr>
              <w:rPr>
                <w:color w:val="FF0000"/>
                <w:sz w:val="24"/>
                <w:szCs w:val="24"/>
                <w:lang w:val="en-US"/>
              </w:rPr>
            </w:pPr>
            <w:r w:rsidRPr="4363DA3B" w:rsidR="0DE090B4">
              <w:rPr>
                <w:color w:val="FF0000"/>
                <w:sz w:val="24"/>
                <w:szCs w:val="24"/>
              </w:rPr>
              <w:t>(text on screen</w:t>
            </w:r>
            <w:r w:rsidRPr="4363DA3B" w:rsidR="0DE090B4">
              <w:rPr>
                <w:color w:val="FF0000"/>
                <w:sz w:val="24"/>
                <w:szCs w:val="24"/>
              </w:rPr>
              <w:t xml:space="preserve"> </w:t>
            </w:r>
            <w:r w:rsidRPr="4363DA3B" w:rsidR="0DE090B4">
              <w:rPr>
                <w:color w:val="FF0000"/>
                <w:sz w:val="24"/>
                <w:szCs w:val="24"/>
              </w:rPr>
              <w:t>g</w:t>
            </w:r>
            <w:r w:rsidRPr="4363DA3B" w:rsidR="0DE090B4">
              <w:rPr>
                <w:color w:val="FF0000"/>
                <w:sz w:val="24"/>
                <w:szCs w:val="24"/>
              </w:rPr>
              <w:t>raphic)</w:t>
            </w:r>
          </w:p>
          <w:p w:rsidR="005131FA" w:rsidP="4C6F18D1" w:rsidRDefault="00BF1BDA" w14:paraId="2463F11C" w14:textId="2B1C0340">
            <w:pPr>
              <w:rPr>
                <w:sz w:val="24"/>
                <w:szCs w:val="24"/>
                <w:lang w:val="en-US"/>
              </w:rPr>
            </w:pPr>
            <w:r w:rsidRPr="4363DA3B" w:rsidR="5DBFC29C">
              <w:rPr>
                <w:color w:val="FF0000"/>
                <w:sz w:val="24"/>
                <w:szCs w:val="24"/>
                <w:lang w:val="en-US"/>
              </w:rPr>
              <w:t>Text on watch:</w:t>
            </w:r>
            <w:r w:rsidRPr="4363DA3B" w:rsidR="5DBFC29C">
              <w:rPr>
                <w:sz w:val="24"/>
                <w:szCs w:val="24"/>
                <w:lang w:val="en-US"/>
              </w:rPr>
              <w:t xml:space="preserve"> “</w:t>
            </w:r>
            <w:r w:rsidRPr="4363DA3B" w:rsidR="487FC5B5">
              <w:rPr>
                <w:sz w:val="24"/>
                <w:szCs w:val="24"/>
                <w:lang w:val="en-US"/>
              </w:rPr>
              <w:t>Change in heart rhythm and signs of fluid retention</w:t>
            </w:r>
            <w:r w:rsidRPr="4363DA3B" w:rsidR="5DBFC29C">
              <w:rPr>
                <w:sz w:val="24"/>
                <w:szCs w:val="24"/>
                <w:lang w:val="en-US"/>
              </w:rPr>
              <w:t>.”</w:t>
            </w:r>
          </w:p>
          <w:p w:rsidR="005131FA" w:rsidRDefault="005131FA" w14:paraId="292580D0" w14:textId="77777777">
            <w:pPr>
              <w:rPr>
                <w:sz w:val="24"/>
                <w:szCs w:val="24"/>
              </w:rPr>
            </w:pPr>
          </w:p>
        </w:tc>
      </w:tr>
      <w:tr w:rsidR="007C7FDA" w:rsidTr="4363DA3B" w14:paraId="60434DDA" w14:textId="77777777">
        <w:tc>
          <w:tcPr>
            <w:tcW w:w="2430" w:type="dxa"/>
            <w:tcMar>
              <w:top w:w="100" w:type="dxa"/>
              <w:left w:w="100" w:type="dxa"/>
              <w:bottom w:w="100" w:type="dxa"/>
              <w:right w:w="100" w:type="dxa"/>
            </w:tcMar>
          </w:tcPr>
          <w:p w:rsidR="005131FA" w:rsidRDefault="00BF1BDA" w14:paraId="7BB64C8B" w14:textId="77777777">
            <w:pPr>
              <w:spacing w:line="240" w:lineRule="auto"/>
              <w:rPr>
                <w:color w:val="FF0000"/>
                <w:sz w:val="24"/>
                <w:szCs w:val="24"/>
              </w:rPr>
            </w:pPr>
            <w:r>
              <w:rPr>
                <w:color w:val="FF0000"/>
                <w:sz w:val="24"/>
                <w:szCs w:val="24"/>
              </w:rPr>
              <w:t>Video:</w:t>
            </w:r>
          </w:p>
          <w:p w:rsidR="005131FA" w:rsidRDefault="00BF1BDA" w14:paraId="1BA35F2B" w14:textId="77777777">
            <w:pPr>
              <w:spacing w:line="240" w:lineRule="auto"/>
              <w:rPr>
                <w:sz w:val="24"/>
                <w:szCs w:val="24"/>
              </w:rPr>
            </w:pPr>
            <w:r>
              <w:rPr>
                <w:sz w:val="24"/>
                <w:szCs w:val="24"/>
              </w:rPr>
              <w:t>He taps the watch and the assistant chimes in</w:t>
            </w:r>
          </w:p>
          <w:p w:rsidR="005131FA" w:rsidRDefault="005131FA" w14:paraId="6586B309"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7B8F45DE" w14:textId="77777777">
            <w:pPr>
              <w:rPr>
                <w:sz w:val="24"/>
                <w:szCs w:val="24"/>
              </w:rPr>
            </w:pPr>
            <w:r>
              <w:rPr>
                <w:color w:val="FF0000"/>
                <w:sz w:val="24"/>
                <w:szCs w:val="24"/>
              </w:rPr>
              <w:t>Digital assistant voice:</w:t>
            </w:r>
            <w:r>
              <w:rPr>
                <w:sz w:val="24"/>
                <w:szCs w:val="24"/>
              </w:rPr>
              <w:t xml:space="preserve"> </w:t>
            </w:r>
          </w:p>
          <w:p w:rsidR="005131FA" w:rsidRDefault="00BF1BDA" w14:paraId="4278618A" w14:textId="77777777">
            <w:pPr>
              <w:rPr>
                <w:sz w:val="24"/>
                <w:szCs w:val="24"/>
              </w:rPr>
            </w:pPr>
            <w:r>
              <w:rPr>
                <w:sz w:val="24"/>
                <w:szCs w:val="24"/>
              </w:rPr>
              <w:t>“Let’s check in - just a few questions.”</w:t>
            </w:r>
          </w:p>
          <w:p w:rsidR="005131FA" w:rsidRDefault="005131FA" w14:paraId="1F42C9C5" w14:textId="77777777">
            <w:pPr>
              <w:spacing w:line="240" w:lineRule="auto"/>
              <w:rPr>
                <w:sz w:val="24"/>
                <w:szCs w:val="24"/>
              </w:rPr>
            </w:pPr>
          </w:p>
        </w:tc>
      </w:tr>
      <w:tr w:rsidR="007C7FDA" w:rsidTr="4363DA3B" w14:paraId="2951805D" w14:textId="77777777">
        <w:tc>
          <w:tcPr>
            <w:tcW w:w="2430" w:type="dxa"/>
            <w:tcMar>
              <w:top w:w="100" w:type="dxa"/>
              <w:left w:w="100" w:type="dxa"/>
              <w:bottom w:w="100" w:type="dxa"/>
              <w:right w:w="100" w:type="dxa"/>
            </w:tcMar>
          </w:tcPr>
          <w:p w:rsidR="005131FA" w:rsidRDefault="00BF1BDA" w14:paraId="110E8262" w14:textId="77777777">
            <w:pPr>
              <w:spacing w:line="240" w:lineRule="auto"/>
              <w:rPr>
                <w:color w:val="FF0000"/>
                <w:sz w:val="24"/>
                <w:szCs w:val="24"/>
              </w:rPr>
            </w:pPr>
            <w:r>
              <w:rPr>
                <w:color w:val="FF0000"/>
                <w:sz w:val="24"/>
                <w:szCs w:val="24"/>
              </w:rPr>
              <w:t>Video:</w:t>
            </w:r>
          </w:p>
          <w:p w:rsidR="005131FA" w:rsidRDefault="00BF1BDA" w14:paraId="74ACA970" w14:textId="77777777">
            <w:pPr>
              <w:spacing w:line="240" w:lineRule="auto"/>
              <w:rPr>
                <w:sz w:val="24"/>
                <w:szCs w:val="24"/>
              </w:rPr>
            </w:pPr>
            <w:r w:rsidRPr="4363DA3B" w:rsidR="5DBFC29C">
              <w:rPr>
                <w:sz w:val="24"/>
                <w:szCs w:val="24"/>
              </w:rPr>
              <w:t>Ext of house with a drone landing in the yard with a small box</w:t>
            </w:r>
          </w:p>
          <w:p w:rsidR="35259177" w:rsidP="4363DA3B" w:rsidRDefault="35259177" w14:paraId="2645B4FF" w14:textId="14A11E2B">
            <w:pPr>
              <w:spacing w:line="240" w:lineRule="auto"/>
              <w:rPr>
                <w:sz w:val="24"/>
                <w:szCs w:val="24"/>
              </w:rPr>
            </w:pPr>
            <w:r w:rsidRPr="4363DA3B" w:rsidR="35259177">
              <w:rPr>
                <w:sz w:val="24"/>
                <w:szCs w:val="24"/>
                <w:lang w:val="en-US"/>
              </w:rPr>
              <w:t>((</w:t>
            </w:r>
            <w:r w:rsidRPr="4363DA3B" w:rsidR="35259177">
              <w:rPr>
                <w:sz w:val="24"/>
                <w:szCs w:val="24"/>
                <w:lang w:val="en-US"/>
              </w:rPr>
              <w:t>don’t</w:t>
            </w:r>
            <w:r w:rsidRPr="4363DA3B" w:rsidR="35259177">
              <w:rPr>
                <w:sz w:val="24"/>
                <w:szCs w:val="24"/>
                <w:lang w:val="en-US"/>
              </w:rPr>
              <w:t xml:space="preserve"> need to see these tools. </w:t>
            </w:r>
            <w:r w:rsidRPr="4363DA3B" w:rsidR="35259177">
              <w:rPr>
                <w:sz w:val="24"/>
                <w:szCs w:val="24"/>
                <w:lang w:val="en-US"/>
              </w:rPr>
              <w:t>Maybe Michael</w:t>
            </w:r>
            <w:r w:rsidRPr="4363DA3B" w:rsidR="35259177">
              <w:rPr>
                <w:sz w:val="24"/>
                <w:szCs w:val="24"/>
                <w:lang w:val="en-US"/>
              </w:rPr>
              <w:t xml:space="preserve"> takes out a kit))</w:t>
            </w:r>
          </w:p>
          <w:p w:rsidR="005131FA" w:rsidRDefault="005131FA" w14:paraId="1EED249A"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0AA1E59D" w14:textId="77777777">
            <w:pPr>
              <w:spacing w:line="240" w:lineRule="auto"/>
              <w:rPr>
                <w:color w:val="FF0000"/>
                <w:sz w:val="24"/>
                <w:szCs w:val="24"/>
              </w:rPr>
            </w:pPr>
            <w:r>
              <w:rPr>
                <w:color w:val="FF0000"/>
                <w:sz w:val="24"/>
                <w:szCs w:val="24"/>
              </w:rPr>
              <w:t xml:space="preserve">VO: </w:t>
            </w:r>
          </w:p>
          <w:p w:rsidR="005131FA" w:rsidP="4363DA3B" w:rsidRDefault="57EB898E" w14:paraId="7FF27E50" w14:textId="01FAED0F">
            <w:pPr>
              <w:pStyle w:val="Normal"/>
              <w:spacing w:line="240" w:lineRule="auto"/>
              <w:ind w:left="0"/>
              <w:rPr>
                <w:noProof w:val="0"/>
                <w:sz w:val="24"/>
                <w:szCs w:val="24"/>
                <w:lang w:val="en-US"/>
              </w:rPr>
            </w:pPr>
            <w:r w:rsidRPr="4363DA3B" w:rsidR="04B13634">
              <w:rPr>
                <w:sz w:val="24"/>
                <w:szCs w:val="24"/>
                <w:lang w:val="en-US"/>
              </w:rPr>
              <w:t xml:space="preserve">An AI care agent evaluates his data and sends </w:t>
            </w:r>
            <w:r w:rsidRPr="4363DA3B" w:rsidR="04B13634">
              <w:rPr>
                <w:sz w:val="24"/>
                <w:szCs w:val="24"/>
                <w:lang w:val="en-US"/>
              </w:rPr>
              <w:t>a</w:t>
            </w:r>
            <w:ins w:author="Meghan Boudreau (US)" w:date="2025-07-30T17:20:00Z" w:id="1495809247">
              <w:r w:rsidRPr="4363DA3B" w:rsidR="5273B933">
                <w:rPr>
                  <w:sz w:val="24"/>
                  <w:szCs w:val="24"/>
                  <w:lang w:val="en-US"/>
                </w:rPr>
                <w:t xml:space="preserve"> </w:t>
              </w:r>
            </w:ins>
            <w:r w:rsidRPr="4363DA3B" w:rsidR="04B13634">
              <w:rPr>
                <w:sz w:val="24"/>
                <w:szCs w:val="24"/>
                <w:lang w:val="en-US"/>
              </w:rPr>
              <w:t>n</w:t>
            </w:r>
            <w:r w:rsidRPr="4363DA3B" w:rsidR="66D7595A">
              <w:rPr>
                <w:sz w:val="24"/>
                <w:szCs w:val="24"/>
                <w:lang w:val="en-US"/>
              </w:rPr>
              <w:t xml:space="preserve">ext </w:t>
            </w:r>
            <w:r w:rsidRPr="4363DA3B" w:rsidR="66D7595A">
              <w:rPr>
                <w:sz w:val="24"/>
                <w:szCs w:val="24"/>
                <w:lang w:val="en-US"/>
              </w:rPr>
              <w:t>gen</w:t>
            </w:r>
            <w:r w:rsidRPr="4363DA3B" w:rsidR="451AFA78">
              <w:rPr>
                <w:sz w:val="24"/>
                <w:szCs w:val="24"/>
                <w:lang w:val="en-US"/>
              </w:rPr>
              <w:t xml:space="preserve"> cardiac monitoring</w:t>
            </w:r>
            <w:r w:rsidRPr="4363DA3B" w:rsidR="451AFA78">
              <w:rPr>
                <w:sz w:val="24"/>
                <w:szCs w:val="24"/>
                <w:lang w:val="en-US"/>
              </w:rPr>
              <w:t xml:space="preserve"> kit</w:t>
            </w:r>
            <w:r w:rsidRPr="4363DA3B" w:rsidR="04B13634">
              <w:rPr>
                <w:sz w:val="24"/>
                <w:szCs w:val="24"/>
                <w:lang w:val="en-US"/>
              </w:rPr>
              <w:t xml:space="preserve"> to his door </w:t>
            </w:r>
            <w:r w:rsidRPr="4363DA3B" w:rsidR="04B13634">
              <w:rPr>
                <w:sz w:val="24"/>
                <w:szCs w:val="24"/>
                <w:lang w:val="en-US"/>
              </w:rPr>
              <w:t>a short time</w:t>
            </w:r>
            <w:r w:rsidRPr="4363DA3B" w:rsidR="04B13634">
              <w:rPr>
                <w:sz w:val="24"/>
                <w:szCs w:val="24"/>
                <w:lang w:val="en-US"/>
              </w:rPr>
              <w:t xml:space="preserve"> </w:t>
            </w:r>
            <w:r w:rsidRPr="4363DA3B" w:rsidR="04B13634">
              <w:rPr>
                <w:sz w:val="24"/>
                <w:szCs w:val="24"/>
                <w:lang w:val="en-US"/>
              </w:rPr>
              <w:t>later.</w:t>
            </w:r>
            <w:r w:rsidRPr="4363DA3B" w:rsidR="27EDAE83">
              <w:rPr>
                <w:sz w:val="24"/>
                <w:szCs w:val="24"/>
                <w:lang w:val="en-US"/>
              </w:rPr>
              <w:t xml:space="preserve"> </w:t>
            </w:r>
            <w:r w:rsidRPr="4363DA3B" w:rsidR="0F1DF81C">
              <w:rPr>
                <w:noProof w:val="0"/>
                <w:sz w:val="24"/>
                <w:szCs w:val="24"/>
                <w:lang w:val="en-US"/>
              </w:rPr>
              <w:t>A</w:t>
            </w:r>
            <w:r w:rsidRPr="4363DA3B" w:rsidR="0F1DF81C">
              <w:rPr>
                <w:noProof w:val="0"/>
                <w:sz w:val="24"/>
                <w:szCs w:val="24"/>
                <w:lang w:val="en-US"/>
              </w:rPr>
              <w:t xml:space="preserve"> wearable ECG, a smart stethoscope, and a cardiac biomarker test allow Dr. Roy to evaluate Michael in real time.</w:t>
            </w:r>
          </w:p>
          <w:p w:rsidR="005131FA" w:rsidRDefault="005131FA" w14:paraId="14E4D1CE" w14:textId="77777777">
            <w:pPr>
              <w:spacing w:line="240" w:lineRule="auto"/>
              <w:rPr>
                <w:sz w:val="24"/>
                <w:szCs w:val="24"/>
              </w:rPr>
            </w:pPr>
          </w:p>
        </w:tc>
      </w:tr>
      <w:tr w:rsidR="007C7FDA" w:rsidTr="4363DA3B" w14:paraId="759BE6E7" w14:textId="77777777">
        <w:tc>
          <w:tcPr>
            <w:tcW w:w="2430" w:type="dxa"/>
            <w:tcMar>
              <w:top w:w="100" w:type="dxa"/>
              <w:left w:w="100" w:type="dxa"/>
              <w:bottom w:w="100" w:type="dxa"/>
              <w:right w:w="100" w:type="dxa"/>
            </w:tcMar>
          </w:tcPr>
          <w:p w:rsidR="005131FA" w:rsidRDefault="00BF1BDA" w14:paraId="36B62FED" w14:textId="77777777">
            <w:pPr>
              <w:spacing w:line="240" w:lineRule="auto"/>
              <w:rPr>
                <w:color w:val="FF0000"/>
                <w:sz w:val="24"/>
                <w:szCs w:val="24"/>
              </w:rPr>
            </w:pPr>
            <w:r>
              <w:rPr>
                <w:color w:val="FF0000"/>
                <w:sz w:val="24"/>
                <w:szCs w:val="24"/>
              </w:rPr>
              <w:t>Video:</w:t>
            </w:r>
          </w:p>
          <w:p w:rsidR="005131FA" w:rsidRDefault="00BF1BDA" w14:paraId="06595D29" w14:textId="77777777">
            <w:pPr>
              <w:spacing w:line="240" w:lineRule="auto"/>
              <w:rPr>
                <w:sz w:val="24"/>
                <w:szCs w:val="24"/>
                <w:highlight w:val="green"/>
              </w:rPr>
            </w:pPr>
            <w:r w:rsidRPr="4363DA3B" w:rsidR="5DBFC29C">
              <w:rPr>
                <w:sz w:val="24"/>
                <w:szCs w:val="24"/>
              </w:rPr>
              <w:t>Michael on a video chat with Dr. Roy</w:t>
            </w:r>
            <w:r w:rsidRPr="4363DA3B" w:rsidR="5DBFC29C">
              <w:rPr>
                <w:sz w:val="24"/>
                <w:szCs w:val="24"/>
              </w:rPr>
              <w:t xml:space="preserve"> </w:t>
            </w:r>
            <w:r w:rsidRPr="4363DA3B" w:rsidR="5DBFC29C">
              <w:rPr>
                <w:sz w:val="24"/>
                <w:szCs w:val="24"/>
              </w:rPr>
              <w:t>(phone/tablet/laptop)</w:t>
            </w:r>
          </w:p>
          <w:p w:rsidR="005131FA" w:rsidRDefault="005131FA" w14:paraId="2D579B01" w14:textId="77777777">
            <w:pPr>
              <w:spacing w:line="240" w:lineRule="auto"/>
              <w:rPr>
                <w:sz w:val="24"/>
                <w:szCs w:val="24"/>
                <w:highlight w:val="green"/>
              </w:rPr>
            </w:pPr>
          </w:p>
        </w:tc>
        <w:tc>
          <w:tcPr>
            <w:tcW w:w="6465" w:type="dxa"/>
            <w:tcMar>
              <w:top w:w="100" w:type="dxa"/>
              <w:left w:w="100" w:type="dxa"/>
              <w:bottom w:w="100" w:type="dxa"/>
              <w:right w:w="100" w:type="dxa"/>
            </w:tcMar>
          </w:tcPr>
          <w:p w:rsidR="005131FA" w:rsidRDefault="00BF1BDA" w14:paraId="14E2362E" w14:textId="77777777">
            <w:pPr>
              <w:spacing w:line="240" w:lineRule="auto"/>
              <w:rPr>
                <w:sz w:val="24"/>
                <w:szCs w:val="24"/>
              </w:rPr>
            </w:pPr>
            <w:r w:rsidRPr="4363DA3B" w:rsidR="5DBFC29C">
              <w:rPr>
                <w:color w:val="FF0000"/>
                <w:sz w:val="24"/>
                <w:szCs w:val="24"/>
              </w:rPr>
              <w:t>VO:</w:t>
            </w:r>
            <w:r w:rsidRPr="4363DA3B" w:rsidR="5DBFC29C">
              <w:rPr>
                <w:sz w:val="24"/>
                <w:szCs w:val="24"/>
              </w:rPr>
              <w:t xml:space="preserve"> </w:t>
            </w:r>
          </w:p>
          <w:p w:rsidR="005131FA" w:rsidP="4363DA3B" w:rsidRDefault="005131FA" w14:paraId="7048B17C" w14:textId="594EBD0C">
            <w:pPr>
              <w:spacing w:line="240" w:lineRule="auto"/>
              <w:rPr>
                <w:sz w:val="24"/>
                <w:szCs w:val="24"/>
              </w:rPr>
            </w:pPr>
            <w:r w:rsidRPr="4363DA3B" w:rsidR="1D728941">
              <w:rPr>
                <w:sz w:val="24"/>
                <w:szCs w:val="24"/>
                <w:lang w:val="en-US"/>
              </w:rPr>
              <w:t xml:space="preserve">Dr. Roy voice on panel: “Michael, your results show early signs of heart failure. </w:t>
            </w:r>
            <w:r w:rsidRPr="4363DA3B" w:rsidR="1D728941">
              <w:rPr>
                <w:sz w:val="24"/>
                <w:szCs w:val="24"/>
                <w:lang w:val="en-US"/>
              </w:rPr>
              <w:t>I’m</w:t>
            </w:r>
            <w:r w:rsidRPr="4363DA3B" w:rsidR="1D728941">
              <w:rPr>
                <w:sz w:val="24"/>
                <w:szCs w:val="24"/>
                <w:lang w:val="en-US"/>
              </w:rPr>
              <w:t xml:space="preserve"> updating your </w:t>
            </w:r>
            <w:r w:rsidRPr="4363DA3B" w:rsidR="55912A96">
              <w:rPr>
                <w:sz w:val="24"/>
                <w:szCs w:val="24"/>
                <w:lang w:val="en-US"/>
              </w:rPr>
              <w:t xml:space="preserve">treatment plan and sending you </w:t>
            </w:r>
            <w:r w:rsidRPr="4363DA3B" w:rsidR="55912A96">
              <w:rPr>
                <w:sz w:val="24"/>
                <w:szCs w:val="24"/>
                <w:lang w:val="en-US"/>
              </w:rPr>
              <w:t>new</w:t>
            </w:r>
            <w:r w:rsidRPr="4363DA3B" w:rsidR="55912A96">
              <w:rPr>
                <w:sz w:val="24"/>
                <w:szCs w:val="24"/>
                <w:lang w:val="en-US"/>
              </w:rPr>
              <w:t xml:space="preserve"> medication.”</w:t>
            </w:r>
          </w:p>
          <w:p w:rsidR="005131FA" w:rsidP="4363DA3B" w:rsidRDefault="005131FA" w14:paraId="76C4C3E4" w14:textId="37EB51E7">
            <w:pPr>
              <w:pStyle w:val="Normal"/>
              <w:spacing w:line="240" w:lineRule="auto"/>
              <w:rPr>
                <w:sz w:val="24"/>
                <w:szCs w:val="24"/>
              </w:rPr>
            </w:pPr>
          </w:p>
        </w:tc>
      </w:tr>
      <w:tr w:rsidR="007C7FDA" w:rsidTr="4363DA3B" w14:paraId="508C54D7" w14:textId="77777777">
        <w:tc>
          <w:tcPr>
            <w:tcW w:w="2430" w:type="dxa"/>
            <w:tcMar>
              <w:top w:w="100" w:type="dxa"/>
              <w:left w:w="100" w:type="dxa"/>
              <w:bottom w:w="100" w:type="dxa"/>
              <w:right w:w="100" w:type="dxa"/>
            </w:tcMar>
          </w:tcPr>
          <w:p w:rsidR="005131FA" w:rsidRDefault="00BF1BDA" w14:paraId="78F62D77" w14:textId="77777777">
            <w:pPr>
              <w:spacing w:line="240" w:lineRule="auto"/>
              <w:rPr>
                <w:color w:val="FF0000"/>
                <w:sz w:val="24"/>
                <w:szCs w:val="24"/>
              </w:rPr>
            </w:pPr>
            <w:r>
              <w:rPr>
                <w:color w:val="FF0000"/>
                <w:sz w:val="24"/>
                <w:szCs w:val="24"/>
              </w:rPr>
              <w:t>Video:</w:t>
            </w:r>
          </w:p>
          <w:p w:rsidR="005131FA" w:rsidRDefault="00BF1BDA" w14:paraId="173B30AF" w14:textId="77777777">
            <w:pPr>
              <w:spacing w:line="240" w:lineRule="auto"/>
              <w:rPr>
                <w:sz w:val="24"/>
                <w:szCs w:val="24"/>
              </w:rPr>
            </w:pPr>
            <w:r>
              <w:rPr>
                <w:sz w:val="24"/>
                <w:szCs w:val="24"/>
              </w:rPr>
              <w:t>“Personalized care plan” appears on the digital device</w:t>
            </w:r>
          </w:p>
          <w:p w:rsidR="005131FA" w:rsidRDefault="005131FA" w14:paraId="54C76631"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00A83D9F" w14:textId="77777777">
            <w:pPr>
              <w:spacing w:line="240" w:lineRule="auto"/>
              <w:rPr>
                <w:color w:val="FF0000"/>
                <w:sz w:val="24"/>
                <w:szCs w:val="24"/>
              </w:rPr>
            </w:pPr>
            <w:r>
              <w:rPr>
                <w:color w:val="FF0000"/>
                <w:sz w:val="24"/>
                <w:szCs w:val="24"/>
              </w:rPr>
              <w:t>Text on screen:</w:t>
            </w:r>
          </w:p>
          <w:p w:rsidR="005131FA" w:rsidRDefault="00BF1BDA" w14:paraId="5150ABBE" w14:textId="47551BE4">
            <w:pPr>
              <w:spacing w:line="240" w:lineRule="auto"/>
              <w:rPr>
                <w:sz w:val="24"/>
                <w:szCs w:val="24"/>
                <w:lang w:val="en-US"/>
              </w:rPr>
            </w:pPr>
            <w:r w:rsidRPr="4363DA3B" w:rsidR="5DBFC29C">
              <w:rPr>
                <w:sz w:val="24"/>
                <w:szCs w:val="24"/>
                <w:lang w:val="en-US"/>
              </w:rPr>
              <w:t xml:space="preserve">Real-time </w:t>
            </w:r>
            <w:r w:rsidRPr="4363DA3B" w:rsidR="1222E9FB">
              <w:rPr>
                <w:sz w:val="24"/>
                <w:szCs w:val="24"/>
              </w:rPr>
              <w:t>adjustments</w:t>
            </w:r>
            <w:r w:rsidRPr="4363DA3B" w:rsidR="767B2C3A">
              <w:rPr>
                <w:sz w:val="24"/>
                <w:szCs w:val="24"/>
                <w:lang w:val="en-US"/>
              </w:rPr>
              <w:t>.</w:t>
            </w:r>
            <w:r w:rsidRPr="4363DA3B" w:rsidR="5DBFC29C">
              <w:rPr>
                <w:sz w:val="24"/>
                <w:szCs w:val="24"/>
                <w:lang w:val="en-US"/>
              </w:rPr>
              <w:t xml:space="preserve"> No travel needed. No waiting.</w:t>
            </w:r>
          </w:p>
          <w:p w:rsidR="005131FA" w:rsidRDefault="005131FA" w14:paraId="1ED96D98" w14:textId="77777777">
            <w:pPr>
              <w:spacing w:line="240" w:lineRule="auto"/>
              <w:rPr>
                <w:sz w:val="24"/>
                <w:szCs w:val="24"/>
              </w:rPr>
            </w:pPr>
          </w:p>
          <w:p w:rsidR="005131FA" w:rsidRDefault="005131FA" w14:paraId="164E2FCC" w14:textId="77777777">
            <w:pPr>
              <w:spacing w:line="240" w:lineRule="auto"/>
              <w:rPr>
                <w:sz w:val="24"/>
                <w:szCs w:val="24"/>
              </w:rPr>
            </w:pPr>
          </w:p>
        </w:tc>
      </w:tr>
      <w:tr w:rsidR="007C7FDA" w:rsidTr="4363DA3B" w14:paraId="1564E71F" w14:textId="77777777">
        <w:tc>
          <w:tcPr>
            <w:tcW w:w="2430" w:type="dxa"/>
            <w:tcMar>
              <w:top w:w="100" w:type="dxa"/>
              <w:left w:w="100" w:type="dxa"/>
              <w:bottom w:w="100" w:type="dxa"/>
              <w:right w:w="100" w:type="dxa"/>
            </w:tcMar>
          </w:tcPr>
          <w:p w:rsidR="005131FA" w:rsidRDefault="00BF1BDA" w14:paraId="329F8AA2" w14:textId="77777777">
            <w:pPr>
              <w:spacing w:line="240" w:lineRule="auto"/>
              <w:rPr>
                <w:color w:val="FF0000"/>
                <w:sz w:val="24"/>
                <w:szCs w:val="24"/>
              </w:rPr>
            </w:pPr>
            <w:r>
              <w:rPr>
                <w:color w:val="FF0000"/>
                <w:sz w:val="24"/>
                <w:szCs w:val="24"/>
              </w:rPr>
              <w:t>Video:</w:t>
            </w:r>
          </w:p>
          <w:p w:rsidR="005131FA" w:rsidRDefault="00BF1BDA" w14:paraId="2D962A1E" w14:textId="77777777">
            <w:pPr>
              <w:spacing w:line="240" w:lineRule="auto"/>
              <w:rPr>
                <w:sz w:val="24"/>
                <w:szCs w:val="24"/>
              </w:rPr>
            </w:pPr>
            <w:r>
              <w:rPr>
                <w:sz w:val="24"/>
                <w:szCs w:val="24"/>
              </w:rPr>
              <w:t>Michael outside - taps his watch again</w:t>
            </w:r>
          </w:p>
        </w:tc>
        <w:tc>
          <w:tcPr>
            <w:tcW w:w="6465" w:type="dxa"/>
            <w:tcMar>
              <w:top w:w="100" w:type="dxa"/>
              <w:left w:w="100" w:type="dxa"/>
              <w:bottom w:w="100" w:type="dxa"/>
              <w:right w:w="100" w:type="dxa"/>
            </w:tcMar>
          </w:tcPr>
          <w:p w:rsidR="005131FA" w:rsidRDefault="00BF1BDA" w14:paraId="74DA7C63" w14:textId="77777777">
            <w:pPr>
              <w:rPr>
                <w:sz w:val="24"/>
                <w:szCs w:val="24"/>
              </w:rPr>
            </w:pPr>
            <w:r>
              <w:rPr>
                <w:color w:val="FF0000"/>
                <w:sz w:val="24"/>
                <w:szCs w:val="24"/>
              </w:rPr>
              <w:t>Digital assistant voice:</w:t>
            </w:r>
            <w:r>
              <w:rPr>
                <w:sz w:val="24"/>
                <w:szCs w:val="24"/>
              </w:rPr>
              <w:t xml:space="preserve"> </w:t>
            </w:r>
          </w:p>
          <w:p w:rsidR="005131FA" w:rsidRDefault="00BF1BDA" w14:paraId="7CE2EAB5" w14:textId="77777777">
            <w:pPr>
              <w:rPr>
                <w:sz w:val="24"/>
                <w:szCs w:val="24"/>
              </w:rPr>
            </w:pPr>
            <w:r>
              <w:rPr>
                <w:sz w:val="24"/>
                <w:szCs w:val="24"/>
              </w:rPr>
              <w:t>“Today’s health: Stable.”</w:t>
            </w:r>
          </w:p>
          <w:p w:rsidR="005131FA" w:rsidRDefault="005131FA" w14:paraId="28530EA0" w14:textId="77777777">
            <w:pPr>
              <w:spacing w:line="240" w:lineRule="auto"/>
              <w:rPr>
                <w:sz w:val="24"/>
                <w:szCs w:val="24"/>
              </w:rPr>
            </w:pPr>
          </w:p>
        </w:tc>
      </w:tr>
      <w:tr w:rsidR="007C7FDA" w:rsidTr="4363DA3B" w14:paraId="5D050B7F" w14:textId="77777777">
        <w:tc>
          <w:tcPr>
            <w:tcW w:w="2430" w:type="dxa"/>
            <w:tcMar>
              <w:top w:w="100" w:type="dxa"/>
              <w:left w:w="100" w:type="dxa"/>
              <w:bottom w:w="100" w:type="dxa"/>
              <w:right w:w="100" w:type="dxa"/>
            </w:tcMar>
          </w:tcPr>
          <w:p w:rsidR="005131FA" w:rsidRDefault="00BF1BDA" w14:paraId="5B033F51" w14:textId="77777777">
            <w:pPr>
              <w:spacing w:line="240" w:lineRule="auto"/>
              <w:rPr>
                <w:color w:val="FF0000"/>
                <w:sz w:val="24"/>
                <w:szCs w:val="24"/>
              </w:rPr>
            </w:pPr>
            <w:r w:rsidRPr="4363DA3B" w:rsidR="5DBFC29C">
              <w:rPr>
                <w:color w:val="FF0000"/>
                <w:sz w:val="24"/>
                <w:szCs w:val="24"/>
              </w:rPr>
              <w:t>Video:</w:t>
            </w:r>
          </w:p>
          <w:p w:rsidR="005131FA" w:rsidRDefault="00BF1BDA" w14:paraId="26A0E2F7" w14:textId="77777777">
            <w:pPr>
              <w:spacing w:line="240" w:lineRule="auto"/>
              <w:rPr>
                <w:sz w:val="24"/>
                <w:szCs w:val="24"/>
              </w:rPr>
            </w:pPr>
            <w:r w:rsidRPr="4363DA3B" w:rsidR="5DBFC29C">
              <w:rPr>
                <w:sz w:val="24"/>
                <w:szCs w:val="24"/>
              </w:rPr>
              <w:t>Michael working on garden, smiling, sun shining</w:t>
            </w:r>
          </w:p>
        </w:tc>
        <w:tc>
          <w:tcPr>
            <w:tcW w:w="6465" w:type="dxa"/>
            <w:tcMar>
              <w:top w:w="100" w:type="dxa"/>
              <w:left w:w="100" w:type="dxa"/>
              <w:bottom w:w="100" w:type="dxa"/>
              <w:right w:w="100" w:type="dxa"/>
            </w:tcMar>
          </w:tcPr>
          <w:p w:rsidR="005131FA" w:rsidRDefault="00BF1BDA" w14:paraId="052FDDB9" w14:textId="77777777">
            <w:pPr>
              <w:spacing w:line="240" w:lineRule="auto"/>
              <w:rPr>
                <w:sz w:val="24"/>
                <w:szCs w:val="24"/>
              </w:rPr>
            </w:pPr>
            <w:r w:rsidRPr="4363DA3B" w:rsidR="5DBFC29C">
              <w:rPr>
                <w:color w:val="FF0000"/>
                <w:sz w:val="24"/>
                <w:szCs w:val="24"/>
              </w:rPr>
              <w:t>VO:</w:t>
            </w:r>
            <w:r w:rsidRPr="4363DA3B" w:rsidR="5DBFC29C">
              <w:rPr>
                <w:sz w:val="24"/>
                <w:szCs w:val="24"/>
              </w:rPr>
              <w:t xml:space="preserve"> </w:t>
            </w:r>
          </w:p>
          <w:p w:rsidR="005131FA" w:rsidP="4363DA3B" w:rsidRDefault="57EB898E" w14:paraId="1859BA55" w14:textId="77777777">
            <w:pPr>
              <w:spacing w:line="240" w:lineRule="auto"/>
              <w:rPr>
                <w:sz w:val="24"/>
                <w:szCs w:val="24"/>
                <w:lang w:val="en-US"/>
              </w:rPr>
            </w:pPr>
            <w:r w:rsidRPr="4363DA3B" w:rsidR="04B13634">
              <w:rPr>
                <w:sz w:val="24"/>
                <w:szCs w:val="24"/>
                <w:lang w:val="en-US"/>
              </w:rPr>
              <w:t xml:space="preserve">This </w:t>
            </w:r>
            <w:r w:rsidRPr="4363DA3B" w:rsidR="04B13634">
              <w:rPr>
                <w:sz w:val="24"/>
                <w:szCs w:val="24"/>
                <w:lang w:val="en-US"/>
              </w:rPr>
              <w:t>isn’t</w:t>
            </w:r>
            <w:r w:rsidRPr="4363DA3B" w:rsidR="04B13634">
              <w:rPr>
                <w:sz w:val="24"/>
                <w:szCs w:val="24"/>
                <w:lang w:val="en-US"/>
              </w:rPr>
              <w:t xml:space="preserve"> just telehealth - </w:t>
            </w:r>
            <w:r w:rsidRPr="4363DA3B" w:rsidR="04B13634">
              <w:rPr>
                <w:sz w:val="24"/>
                <w:szCs w:val="24"/>
                <w:lang w:val="en-US"/>
              </w:rPr>
              <w:t>it’s</w:t>
            </w:r>
            <w:r w:rsidRPr="4363DA3B" w:rsidR="04B13634">
              <w:rPr>
                <w:sz w:val="24"/>
                <w:szCs w:val="24"/>
                <w:lang w:val="en-US"/>
              </w:rPr>
              <w:t xml:space="preserve"> precision care </w:t>
            </w:r>
            <w:r w:rsidRPr="4363DA3B" w:rsidR="04B13634">
              <w:rPr>
                <w:sz w:val="24"/>
                <w:szCs w:val="24"/>
                <w:lang w:val="en-US"/>
              </w:rPr>
              <w:t>without</w:t>
            </w:r>
            <w:r w:rsidRPr="4363DA3B" w:rsidR="04B13634">
              <w:rPr>
                <w:sz w:val="24"/>
                <w:szCs w:val="24"/>
                <w:lang w:val="en-US"/>
              </w:rPr>
              <w:t xml:space="preserve"> borders, so rural patients can access early diagnoses, expert guidance, and peace of mind.</w:t>
            </w:r>
          </w:p>
          <w:p w:rsidR="005131FA" w:rsidRDefault="005131FA" w14:paraId="454E043A" w14:textId="77777777">
            <w:pPr>
              <w:spacing w:after="160" w:line="240" w:lineRule="auto"/>
              <w:rPr>
                <w:sz w:val="24"/>
                <w:szCs w:val="24"/>
              </w:rPr>
            </w:pPr>
          </w:p>
        </w:tc>
      </w:tr>
    </w:tbl>
    <w:p w:rsidR="005131FA" w:rsidRDefault="005131FA" w14:paraId="2596EC97" w14:textId="77777777">
      <w:pPr>
        <w:rPr>
          <w:sz w:val="24"/>
          <w:szCs w:val="24"/>
        </w:rPr>
      </w:pPr>
    </w:p>
    <w:p w:rsidR="005131FA" w:rsidRDefault="00BF1BDA" w14:paraId="29FF3473" w14:textId="77777777">
      <w:pPr>
        <w:rPr>
          <w:sz w:val="24"/>
          <w:szCs w:val="24"/>
          <w:highlight w:val="yellow"/>
        </w:rPr>
      </w:pPr>
      <w:r>
        <w:rPr>
          <w:sz w:val="24"/>
          <w:szCs w:val="24"/>
          <w:highlight w:val="yellow"/>
        </w:rPr>
        <w:t>TRANSITION TBA</w:t>
      </w:r>
    </w:p>
    <w:p w:rsidR="005131FA" w:rsidRDefault="005131FA" w14:paraId="3E8BE037" w14:textId="77777777">
      <w:pPr>
        <w:rPr>
          <w:sz w:val="24"/>
          <w:szCs w:val="24"/>
        </w:rPr>
      </w:pPr>
    </w:p>
    <w:tbl>
      <w:tblPr>
        <w:tblStyle w:val="a1"/>
        <w:tblW w:w="889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430"/>
        <w:gridCol w:w="6465"/>
      </w:tblGrid>
      <w:tr w:rsidR="005131FA" w:rsidTr="4363DA3B" w14:paraId="311856F3" w14:textId="77777777">
        <w:tc>
          <w:tcPr>
            <w:tcW w:w="2430" w:type="dxa"/>
            <w:tcMar>
              <w:top w:w="100" w:type="dxa"/>
              <w:left w:w="100" w:type="dxa"/>
              <w:bottom w:w="100" w:type="dxa"/>
              <w:right w:w="100" w:type="dxa"/>
            </w:tcMar>
          </w:tcPr>
          <w:p w:rsidR="005131FA" w:rsidRDefault="00BF1BDA" w14:paraId="17257FEA" w14:textId="77777777">
            <w:pPr>
              <w:spacing w:line="240" w:lineRule="auto"/>
              <w:rPr>
                <w:sz w:val="24"/>
                <w:szCs w:val="24"/>
              </w:rPr>
            </w:pPr>
            <w:r>
              <w:rPr>
                <w:sz w:val="24"/>
                <w:szCs w:val="24"/>
              </w:rPr>
              <w:t>VISUAL NOTES</w:t>
            </w:r>
          </w:p>
        </w:tc>
        <w:tc>
          <w:tcPr>
            <w:tcW w:w="6465" w:type="dxa"/>
            <w:tcMar>
              <w:top w:w="100" w:type="dxa"/>
              <w:left w:w="100" w:type="dxa"/>
              <w:bottom w:w="100" w:type="dxa"/>
              <w:right w:w="100" w:type="dxa"/>
            </w:tcMar>
          </w:tcPr>
          <w:p w:rsidR="005131FA" w:rsidRDefault="00BF1BDA" w14:paraId="14A8F6FF" w14:textId="77777777">
            <w:pPr>
              <w:spacing w:line="240" w:lineRule="auto"/>
              <w:rPr>
                <w:sz w:val="24"/>
                <w:szCs w:val="24"/>
                <w:highlight w:val="yellow"/>
              </w:rPr>
            </w:pPr>
            <w:r>
              <w:rPr>
                <w:sz w:val="24"/>
                <w:szCs w:val="24"/>
              </w:rPr>
              <w:t xml:space="preserve">NARRATION </w:t>
            </w:r>
            <w:r>
              <w:rPr>
                <w:sz w:val="24"/>
                <w:szCs w:val="24"/>
                <w:highlight w:val="yellow"/>
              </w:rPr>
              <w:t>(Vignette #1)</w:t>
            </w:r>
          </w:p>
        </w:tc>
      </w:tr>
      <w:tr w:rsidR="005131FA" w:rsidTr="4363DA3B" w14:paraId="76E741A8" w14:textId="77777777">
        <w:tc>
          <w:tcPr>
            <w:tcW w:w="2430" w:type="dxa"/>
            <w:tcMar>
              <w:top w:w="100" w:type="dxa"/>
              <w:left w:w="100" w:type="dxa"/>
              <w:bottom w:w="100" w:type="dxa"/>
              <w:right w:w="100" w:type="dxa"/>
            </w:tcMar>
          </w:tcPr>
          <w:p w:rsidR="005131FA" w:rsidRDefault="00BF1BDA" w14:paraId="0DCC789B" w14:textId="77777777">
            <w:pPr>
              <w:spacing w:line="240" w:lineRule="auto"/>
              <w:rPr>
                <w:color w:val="FF0000"/>
                <w:sz w:val="24"/>
                <w:szCs w:val="24"/>
              </w:rPr>
            </w:pPr>
            <w:r>
              <w:rPr>
                <w:color w:val="FF0000"/>
                <w:sz w:val="24"/>
                <w:szCs w:val="24"/>
              </w:rPr>
              <w:t xml:space="preserve">Video: </w:t>
            </w:r>
          </w:p>
          <w:p w:rsidR="005131FA" w:rsidP="31DAE12A" w:rsidRDefault="00BF1BDA" w14:paraId="783B7AFE" w14:textId="77777777">
            <w:pPr>
              <w:spacing w:line="240" w:lineRule="auto"/>
              <w:rPr>
                <w:sz w:val="24"/>
                <w:szCs w:val="24"/>
                <w:lang w:val="en-US"/>
              </w:rPr>
            </w:pPr>
            <w:r w:rsidRPr="31DAE12A">
              <w:rPr>
                <w:sz w:val="24"/>
                <w:szCs w:val="24"/>
                <w:lang w:val="en-US"/>
              </w:rPr>
              <w:t>Lanie waking up in bed. We see a framed picture of Lanie and older dad.</w:t>
            </w:r>
          </w:p>
        </w:tc>
        <w:tc>
          <w:tcPr>
            <w:tcW w:w="6465" w:type="dxa"/>
            <w:tcMar>
              <w:top w:w="100" w:type="dxa"/>
              <w:left w:w="100" w:type="dxa"/>
              <w:bottom w:w="100" w:type="dxa"/>
              <w:right w:w="100" w:type="dxa"/>
            </w:tcMar>
          </w:tcPr>
          <w:p w:rsidR="005131FA" w:rsidRDefault="00BF1BDA" w14:paraId="1CEA5451" w14:textId="77777777">
            <w:pPr>
              <w:rPr>
                <w:sz w:val="24"/>
                <w:szCs w:val="24"/>
              </w:rPr>
            </w:pPr>
            <w:r>
              <w:rPr>
                <w:color w:val="FF0000"/>
                <w:sz w:val="24"/>
                <w:szCs w:val="24"/>
              </w:rPr>
              <w:t>VO:</w:t>
            </w:r>
          </w:p>
          <w:p w:rsidR="005131FA" w:rsidP="31DAE12A" w:rsidRDefault="00BF1BDA" w14:paraId="64B16C6F" w14:textId="77777777">
            <w:pPr>
              <w:ind w:right="600"/>
              <w:rPr>
                <w:sz w:val="24"/>
                <w:szCs w:val="24"/>
                <w:lang w:val="en-US"/>
              </w:rPr>
            </w:pPr>
            <w:r w:rsidRPr="31DAE12A">
              <w:rPr>
                <w:sz w:val="24"/>
                <w:szCs w:val="24"/>
                <w:lang w:val="en-US"/>
              </w:rPr>
              <w:t>This is Lanie, a mother of three young children who’s also taking care of her elderly father with Alzheimer’s.</w:t>
            </w:r>
          </w:p>
          <w:p w:rsidR="005131FA" w:rsidRDefault="005131FA" w14:paraId="0599C355" w14:textId="77777777">
            <w:pPr>
              <w:rPr>
                <w:sz w:val="24"/>
                <w:szCs w:val="24"/>
              </w:rPr>
            </w:pPr>
          </w:p>
        </w:tc>
      </w:tr>
      <w:tr w:rsidR="005131FA" w:rsidTr="4363DA3B" w14:paraId="600D309B" w14:textId="77777777">
        <w:tc>
          <w:tcPr>
            <w:tcW w:w="2430" w:type="dxa"/>
            <w:tcMar>
              <w:top w:w="100" w:type="dxa"/>
              <w:left w:w="100" w:type="dxa"/>
              <w:bottom w:w="100" w:type="dxa"/>
              <w:right w:w="100" w:type="dxa"/>
            </w:tcMar>
          </w:tcPr>
          <w:p w:rsidR="005131FA" w:rsidRDefault="00BF1BDA" w14:paraId="20CEC990" w14:textId="77777777">
            <w:pPr>
              <w:spacing w:line="240" w:lineRule="auto"/>
              <w:rPr>
                <w:sz w:val="24"/>
                <w:szCs w:val="24"/>
              </w:rPr>
            </w:pPr>
            <w:r>
              <w:rPr>
                <w:color w:val="FF0000"/>
                <w:sz w:val="24"/>
                <w:szCs w:val="24"/>
              </w:rPr>
              <w:t xml:space="preserve">Video: </w:t>
            </w:r>
          </w:p>
          <w:p w:rsidR="005131FA" w:rsidRDefault="57EB898E" w14:paraId="381752A2" w14:textId="538A2EDB">
            <w:pPr>
              <w:spacing w:line="240" w:lineRule="auto"/>
              <w:rPr>
                <w:sz w:val="24"/>
                <w:szCs w:val="24"/>
              </w:rPr>
            </w:pPr>
            <w:r w:rsidRPr="2BF51D51">
              <w:rPr>
                <w:sz w:val="24"/>
                <w:szCs w:val="24"/>
              </w:rPr>
              <w:t xml:space="preserve">Lanie sits up, stretches. </w:t>
            </w:r>
            <w:r w:rsidRPr="2BF51D51" w:rsidR="6B242B82">
              <w:rPr>
                <w:sz w:val="24"/>
                <w:szCs w:val="24"/>
              </w:rPr>
              <w:t>(</w:t>
            </w:r>
            <w:r w:rsidRPr="2BF51D51">
              <w:rPr>
                <w:sz w:val="24"/>
                <w:szCs w:val="24"/>
              </w:rPr>
              <w:t>We see a framed picture of her family that turns into the smart hub.)</w:t>
            </w:r>
          </w:p>
          <w:p w:rsidR="005131FA" w:rsidRDefault="005131FA" w14:paraId="71C9E8F7"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69FB3CF2" w14:textId="77777777">
            <w:pPr>
              <w:ind w:right="600"/>
              <w:rPr>
                <w:sz w:val="24"/>
                <w:szCs w:val="24"/>
              </w:rPr>
            </w:pPr>
            <w:r>
              <w:rPr>
                <w:color w:val="FF0000"/>
                <w:sz w:val="24"/>
                <w:szCs w:val="24"/>
              </w:rPr>
              <w:t>VO:</w:t>
            </w:r>
          </w:p>
          <w:p w:rsidR="005131FA" w:rsidRDefault="00BF1BDA" w14:paraId="665DFB6F" w14:textId="77777777">
            <w:pPr>
              <w:rPr>
                <w:sz w:val="24"/>
                <w:szCs w:val="24"/>
              </w:rPr>
            </w:pPr>
            <w:r>
              <w:rPr>
                <w:sz w:val="24"/>
                <w:szCs w:val="24"/>
              </w:rPr>
              <w:t>In 2035, she knows more about her family’s health before breakfast than most people ever learn in a doctor’s office.</w:t>
            </w:r>
          </w:p>
          <w:p w:rsidR="005131FA" w:rsidRDefault="005131FA" w14:paraId="3E83C444" w14:textId="77777777">
            <w:pPr>
              <w:rPr>
                <w:sz w:val="24"/>
                <w:szCs w:val="24"/>
              </w:rPr>
            </w:pPr>
          </w:p>
        </w:tc>
      </w:tr>
      <w:tr w:rsidR="005131FA" w:rsidTr="4363DA3B" w14:paraId="5710677B" w14:textId="77777777">
        <w:tc>
          <w:tcPr>
            <w:tcW w:w="2430" w:type="dxa"/>
            <w:tcMar>
              <w:top w:w="100" w:type="dxa"/>
              <w:left w:w="100" w:type="dxa"/>
              <w:bottom w:w="100" w:type="dxa"/>
              <w:right w:w="100" w:type="dxa"/>
            </w:tcMar>
          </w:tcPr>
          <w:p w:rsidR="005131FA" w:rsidRDefault="00BF1BDA" w14:paraId="750E8438" w14:textId="77777777">
            <w:pPr>
              <w:spacing w:line="240" w:lineRule="auto"/>
              <w:rPr>
                <w:sz w:val="24"/>
                <w:szCs w:val="24"/>
              </w:rPr>
            </w:pPr>
            <w:r>
              <w:rPr>
                <w:color w:val="FF0000"/>
                <w:sz w:val="24"/>
                <w:szCs w:val="24"/>
              </w:rPr>
              <w:t xml:space="preserve">Video: </w:t>
            </w:r>
          </w:p>
          <w:p w:rsidR="005131FA" w:rsidRDefault="00BF1BDA" w14:paraId="48F35759" w14:textId="77777777">
            <w:pPr>
              <w:spacing w:line="240" w:lineRule="auto"/>
              <w:rPr>
                <w:sz w:val="24"/>
                <w:szCs w:val="24"/>
              </w:rPr>
            </w:pPr>
            <w:r>
              <w:rPr>
                <w:sz w:val="24"/>
                <w:szCs w:val="24"/>
              </w:rPr>
              <w:t>Bedside smart hub lights up as AI voice speaks</w:t>
            </w:r>
          </w:p>
          <w:p w:rsidR="005131FA" w:rsidRDefault="005131FA" w14:paraId="3A6AC6AD"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2D54B06B" w14:textId="77777777">
            <w:pPr>
              <w:spacing w:line="240" w:lineRule="auto"/>
              <w:rPr>
                <w:sz w:val="24"/>
                <w:szCs w:val="24"/>
              </w:rPr>
            </w:pPr>
            <w:r>
              <w:rPr>
                <w:color w:val="FF0000"/>
                <w:sz w:val="24"/>
                <w:szCs w:val="24"/>
              </w:rPr>
              <w:t>Digital assistant voice:</w:t>
            </w:r>
            <w:r>
              <w:rPr>
                <w:sz w:val="24"/>
                <w:szCs w:val="24"/>
              </w:rPr>
              <w:t xml:space="preserve"> </w:t>
            </w:r>
          </w:p>
          <w:p w:rsidR="005131FA" w:rsidRDefault="00BF1BDA" w14:paraId="2500BCFC" w14:textId="77777777">
            <w:pPr>
              <w:spacing w:line="240" w:lineRule="auto"/>
              <w:rPr>
                <w:sz w:val="24"/>
                <w:szCs w:val="24"/>
              </w:rPr>
            </w:pPr>
            <w:r>
              <w:rPr>
                <w:sz w:val="24"/>
                <w:szCs w:val="24"/>
              </w:rPr>
              <w:t>“Some updates about your dad. Medications - taken. Mood check - engaged.”</w:t>
            </w:r>
          </w:p>
          <w:p w:rsidR="005131FA" w:rsidRDefault="005131FA" w14:paraId="285EC74C" w14:textId="77777777">
            <w:pPr>
              <w:spacing w:line="240" w:lineRule="auto"/>
              <w:rPr>
                <w:sz w:val="24"/>
                <w:szCs w:val="24"/>
              </w:rPr>
            </w:pPr>
          </w:p>
        </w:tc>
      </w:tr>
      <w:tr w:rsidR="005131FA" w:rsidTr="4363DA3B" w14:paraId="17628785" w14:textId="77777777">
        <w:tc>
          <w:tcPr>
            <w:tcW w:w="2430" w:type="dxa"/>
            <w:tcMar>
              <w:top w:w="100" w:type="dxa"/>
              <w:left w:w="100" w:type="dxa"/>
              <w:bottom w:w="100" w:type="dxa"/>
              <w:right w:w="100" w:type="dxa"/>
            </w:tcMar>
          </w:tcPr>
          <w:p w:rsidR="005131FA" w:rsidRDefault="00BF1BDA" w14:paraId="2B5EAE5B" w14:textId="77777777">
            <w:pPr>
              <w:spacing w:line="240" w:lineRule="auto"/>
              <w:rPr>
                <w:sz w:val="24"/>
                <w:szCs w:val="24"/>
              </w:rPr>
            </w:pPr>
            <w:r>
              <w:rPr>
                <w:color w:val="FF0000"/>
                <w:sz w:val="24"/>
                <w:szCs w:val="24"/>
              </w:rPr>
              <w:t xml:space="preserve">Video: </w:t>
            </w:r>
          </w:p>
          <w:p w:rsidR="005131FA" w:rsidRDefault="00BF1BDA" w14:paraId="6A539646" w14:textId="77777777">
            <w:pPr>
              <w:spacing w:line="240" w:lineRule="auto"/>
              <w:rPr>
                <w:sz w:val="24"/>
                <w:szCs w:val="24"/>
              </w:rPr>
            </w:pPr>
            <w:r>
              <w:rPr>
                <w:sz w:val="24"/>
                <w:szCs w:val="24"/>
              </w:rPr>
              <w:t xml:space="preserve">Lanie in her kitchen, preparing breakfast </w:t>
            </w:r>
          </w:p>
        </w:tc>
        <w:tc>
          <w:tcPr>
            <w:tcW w:w="6465" w:type="dxa"/>
            <w:tcMar>
              <w:top w:w="100" w:type="dxa"/>
              <w:left w:w="100" w:type="dxa"/>
              <w:bottom w:w="100" w:type="dxa"/>
              <w:right w:w="100" w:type="dxa"/>
            </w:tcMar>
          </w:tcPr>
          <w:p w:rsidR="005131FA" w:rsidRDefault="00BF1BDA" w14:paraId="23B8E4A2" w14:textId="77777777">
            <w:pPr>
              <w:rPr>
                <w:sz w:val="24"/>
                <w:szCs w:val="24"/>
              </w:rPr>
            </w:pPr>
            <w:r>
              <w:rPr>
                <w:color w:val="FF0000"/>
                <w:sz w:val="24"/>
                <w:szCs w:val="24"/>
              </w:rPr>
              <w:t>VO:</w:t>
            </w:r>
            <w:r>
              <w:rPr>
                <w:sz w:val="24"/>
                <w:szCs w:val="24"/>
              </w:rPr>
              <w:t xml:space="preserve"> </w:t>
            </w:r>
          </w:p>
          <w:p w:rsidR="005131FA" w:rsidP="31DAE12A" w:rsidRDefault="00BF1BDA" w14:paraId="0727CF3B" w14:textId="77777777">
            <w:pPr>
              <w:rPr>
                <w:sz w:val="24"/>
                <w:szCs w:val="24"/>
                <w:lang w:val="en-US"/>
              </w:rPr>
            </w:pPr>
            <w:r w:rsidRPr="31DAE12A">
              <w:rPr>
                <w:sz w:val="24"/>
                <w:szCs w:val="24"/>
                <w:lang w:val="en-US"/>
              </w:rPr>
              <w:t>This isn’t science fiction. It’s the logical evolution of technology, care, and economics converging to meet a problem we can no longer afford to ignore.</w:t>
            </w:r>
          </w:p>
          <w:p w:rsidR="005131FA" w:rsidRDefault="005131FA" w14:paraId="1D45BCA3" w14:textId="77777777">
            <w:pPr>
              <w:spacing w:line="240" w:lineRule="auto"/>
              <w:rPr>
                <w:sz w:val="24"/>
                <w:szCs w:val="24"/>
              </w:rPr>
            </w:pPr>
          </w:p>
        </w:tc>
      </w:tr>
      <w:tr w:rsidR="005131FA" w:rsidTr="4363DA3B" w14:paraId="4DF98965" w14:textId="77777777">
        <w:tc>
          <w:tcPr>
            <w:tcW w:w="2430" w:type="dxa"/>
            <w:tcMar>
              <w:top w:w="100" w:type="dxa"/>
              <w:left w:w="100" w:type="dxa"/>
              <w:bottom w:w="100" w:type="dxa"/>
              <w:right w:w="100" w:type="dxa"/>
            </w:tcMar>
          </w:tcPr>
          <w:p w:rsidR="005131FA" w:rsidRDefault="00BF1BDA" w14:paraId="39F5A5AD" w14:textId="77777777">
            <w:pPr>
              <w:spacing w:line="240" w:lineRule="auto"/>
              <w:rPr>
                <w:sz w:val="24"/>
                <w:szCs w:val="24"/>
              </w:rPr>
            </w:pPr>
            <w:r>
              <w:rPr>
                <w:color w:val="FF0000"/>
                <w:sz w:val="24"/>
                <w:szCs w:val="24"/>
              </w:rPr>
              <w:t xml:space="preserve">Video: </w:t>
            </w:r>
          </w:p>
          <w:p w:rsidR="005131FA" w:rsidRDefault="00BF1BDA" w14:paraId="1FE1A5B5" w14:textId="77777777">
            <w:pPr>
              <w:spacing w:line="240" w:lineRule="auto"/>
              <w:rPr>
                <w:sz w:val="24"/>
                <w:szCs w:val="24"/>
              </w:rPr>
            </w:pPr>
            <w:r>
              <w:rPr>
                <w:sz w:val="24"/>
                <w:szCs w:val="24"/>
              </w:rPr>
              <w:t>Lanie in her kitchen, preparing breakfast</w:t>
            </w:r>
          </w:p>
          <w:p w:rsidR="005131FA" w:rsidRDefault="00BF1BDA" w14:paraId="2E9ECBA6" w14:textId="77777777">
            <w:pPr>
              <w:spacing w:line="240" w:lineRule="auto"/>
              <w:rPr>
                <w:sz w:val="24"/>
                <w:szCs w:val="24"/>
              </w:rPr>
            </w:pPr>
            <w:r>
              <w:rPr>
                <w:sz w:val="24"/>
                <w:szCs w:val="24"/>
              </w:rPr>
              <w:t xml:space="preserve"> </w:t>
            </w:r>
          </w:p>
        </w:tc>
        <w:tc>
          <w:tcPr>
            <w:tcW w:w="6465" w:type="dxa"/>
            <w:tcMar>
              <w:top w:w="100" w:type="dxa"/>
              <w:left w:w="100" w:type="dxa"/>
              <w:bottom w:w="100" w:type="dxa"/>
              <w:right w:w="100" w:type="dxa"/>
            </w:tcMar>
          </w:tcPr>
          <w:p w:rsidR="005131FA" w:rsidRDefault="00BF1BDA" w14:paraId="1CF7704E" w14:textId="77777777">
            <w:pPr>
              <w:rPr>
                <w:color w:val="FF0000"/>
                <w:sz w:val="24"/>
                <w:szCs w:val="24"/>
              </w:rPr>
            </w:pPr>
            <w:r>
              <w:rPr>
                <w:color w:val="FF0000"/>
                <w:sz w:val="24"/>
                <w:szCs w:val="24"/>
              </w:rPr>
              <w:t xml:space="preserve">Digital assistant voice: </w:t>
            </w:r>
          </w:p>
          <w:p w:rsidR="005131FA" w:rsidRDefault="00BF1BDA" w14:paraId="5B9C215F" w14:textId="77777777">
            <w:pPr>
              <w:rPr>
                <w:sz w:val="24"/>
                <w:szCs w:val="24"/>
              </w:rPr>
            </w:pPr>
            <w:r>
              <w:rPr>
                <w:sz w:val="24"/>
                <w:szCs w:val="24"/>
              </w:rPr>
              <w:t>"Your dad is on his guided walk with his robotic assistant."</w:t>
            </w:r>
          </w:p>
          <w:p w:rsidR="005131FA" w:rsidRDefault="005131FA" w14:paraId="0FB92CD4" w14:textId="77777777">
            <w:pPr>
              <w:rPr>
                <w:sz w:val="24"/>
                <w:szCs w:val="24"/>
              </w:rPr>
            </w:pPr>
          </w:p>
        </w:tc>
      </w:tr>
      <w:tr w:rsidR="005131FA" w:rsidTr="4363DA3B" w14:paraId="08E933B9" w14:textId="77777777">
        <w:tc>
          <w:tcPr>
            <w:tcW w:w="2430" w:type="dxa"/>
            <w:tcMar>
              <w:top w:w="100" w:type="dxa"/>
              <w:left w:w="100" w:type="dxa"/>
              <w:bottom w:w="100" w:type="dxa"/>
              <w:right w:w="100" w:type="dxa"/>
            </w:tcMar>
          </w:tcPr>
          <w:p w:rsidR="005131FA" w:rsidRDefault="00BF1BDA" w14:paraId="7918D35C" w14:textId="77777777">
            <w:pPr>
              <w:spacing w:line="240" w:lineRule="auto"/>
              <w:rPr>
                <w:sz w:val="24"/>
                <w:szCs w:val="24"/>
              </w:rPr>
            </w:pPr>
            <w:r>
              <w:rPr>
                <w:color w:val="FF0000"/>
                <w:sz w:val="24"/>
                <w:szCs w:val="24"/>
              </w:rPr>
              <w:t xml:space="preserve">Video: </w:t>
            </w:r>
          </w:p>
          <w:p w:rsidR="005131FA" w:rsidRDefault="00BF1BDA" w14:paraId="4871714C" w14:textId="77777777">
            <w:pPr>
              <w:spacing w:line="240" w:lineRule="auto"/>
              <w:rPr>
                <w:sz w:val="24"/>
                <w:szCs w:val="24"/>
              </w:rPr>
            </w:pPr>
            <w:r>
              <w:rPr>
                <w:sz w:val="24"/>
                <w:szCs w:val="24"/>
              </w:rPr>
              <w:t>Lanie and young son at breakfast table. She looks at his arm and snaps a picture with her phone.</w:t>
            </w:r>
          </w:p>
        </w:tc>
        <w:tc>
          <w:tcPr>
            <w:tcW w:w="6465" w:type="dxa"/>
            <w:tcMar>
              <w:top w:w="100" w:type="dxa"/>
              <w:left w:w="100" w:type="dxa"/>
              <w:bottom w:w="100" w:type="dxa"/>
              <w:right w:w="100" w:type="dxa"/>
            </w:tcMar>
          </w:tcPr>
          <w:p w:rsidR="005131FA" w:rsidRDefault="00BF1BDA" w14:paraId="43145AA2" w14:textId="77777777">
            <w:pPr>
              <w:rPr>
                <w:sz w:val="24"/>
                <w:szCs w:val="24"/>
              </w:rPr>
            </w:pPr>
            <w:r>
              <w:rPr>
                <w:color w:val="FF0000"/>
                <w:sz w:val="24"/>
                <w:szCs w:val="24"/>
              </w:rPr>
              <w:t>VO:</w:t>
            </w:r>
            <w:r>
              <w:rPr>
                <w:sz w:val="24"/>
                <w:szCs w:val="24"/>
              </w:rPr>
              <w:t xml:space="preserve"> </w:t>
            </w:r>
          </w:p>
          <w:p w:rsidR="005131FA" w:rsidP="31DAE12A" w:rsidRDefault="00BF1BDA" w14:paraId="7EE5D383" w14:textId="77777777">
            <w:pPr>
              <w:rPr>
                <w:sz w:val="24"/>
                <w:szCs w:val="24"/>
                <w:lang w:val="en-US"/>
              </w:rPr>
            </w:pPr>
            <w:r w:rsidRPr="31DAE12A">
              <w:rPr>
                <w:sz w:val="24"/>
                <w:szCs w:val="24"/>
                <w:lang w:val="en-US"/>
              </w:rPr>
              <w:t>A rash on her child’s arm is quickly identified.</w:t>
            </w:r>
          </w:p>
          <w:p w:rsidR="005131FA" w:rsidRDefault="005131FA" w14:paraId="51F0408D" w14:textId="77777777">
            <w:pPr>
              <w:rPr>
                <w:sz w:val="24"/>
                <w:szCs w:val="24"/>
              </w:rPr>
            </w:pPr>
          </w:p>
        </w:tc>
      </w:tr>
      <w:tr w:rsidR="005131FA" w:rsidTr="4363DA3B" w14:paraId="32444EB9" w14:textId="77777777">
        <w:tc>
          <w:tcPr>
            <w:tcW w:w="2430" w:type="dxa"/>
            <w:tcMar>
              <w:top w:w="100" w:type="dxa"/>
              <w:left w:w="100" w:type="dxa"/>
              <w:bottom w:w="100" w:type="dxa"/>
              <w:right w:w="100" w:type="dxa"/>
            </w:tcMar>
          </w:tcPr>
          <w:p w:rsidR="005131FA" w:rsidRDefault="00BF1BDA" w14:paraId="7571F328" w14:textId="77777777">
            <w:pPr>
              <w:spacing w:line="240" w:lineRule="auto"/>
              <w:rPr>
                <w:sz w:val="24"/>
                <w:szCs w:val="24"/>
              </w:rPr>
            </w:pPr>
            <w:r>
              <w:rPr>
                <w:color w:val="FF0000"/>
                <w:sz w:val="24"/>
                <w:szCs w:val="24"/>
              </w:rPr>
              <w:t xml:space="preserve">Video: </w:t>
            </w:r>
          </w:p>
          <w:p w:rsidR="005131FA" w:rsidRDefault="00BF1BDA" w14:paraId="2F8A3327" w14:textId="77777777">
            <w:pPr>
              <w:spacing w:line="240" w:lineRule="auto"/>
              <w:rPr>
                <w:sz w:val="24"/>
                <w:szCs w:val="24"/>
              </w:rPr>
            </w:pPr>
            <w:r>
              <w:rPr>
                <w:sz w:val="24"/>
                <w:szCs w:val="24"/>
              </w:rPr>
              <w:t>Smart hub device on table</w:t>
            </w:r>
          </w:p>
          <w:p w:rsidR="005131FA" w:rsidRDefault="005131FA" w14:paraId="63D92F1D"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1DF16479" w14:textId="77777777">
            <w:pPr>
              <w:ind w:right="600"/>
              <w:rPr>
                <w:color w:val="FF0000"/>
                <w:sz w:val="24"/>
                <w:szCs w:val="24"/>
              </w:rPr>
            </w:pPr>
            <w:r>
              <w:rPr>
                <w:color w:val="FF0000"/>
                <w:sz w:val="24"/>
                <w:szCs w:val="24"/>
              </w:rPr>
              <w:t xml:space="preserve">Smart hub on screen: </w:t>
            </w:r>
          </w:p>
          <w:p w:rsidR="005131FA" w:rsidRDefault="00BF1BDA" w14:paraId="50A82FE0" w14:textId="77777777">
            <w:pPr>
              <w:spacing w:line="240" w:lineRule="auto"/>
              <w:rPr>
                <w:sz w:val="24"/>
                <w:szCs w:val="24"/>
              </w:rPr>
            </w:pPr>
            <w:r>
              <w:rPr>
                <w:color w:val="FF0000"/>
                <w:sz w:val="24"/>
                <w:szCs w:val="24"/>
              </w:rPr>
              <w:t>TEXT FROM DR. ROY:</w:t>
            </w:r>
            <w:r>
              <w:rPr>
                <w:sz w:val="24"/>
                <w:szCs w:val="24"/>
              </w:rPr>
              <w:t xml:space="preserve"> “Diagnosis: ringworm. Anti-fungal cream recommended.”</w:t>
            </w:r>
          </w:p>
          <w:p w:rsidR="005131FA" w:rsidRDefault="005131FA" w14:paraId="5F418DDF" w14:textId="77777777">
            <w:pPr>
              <w:spacing w:line="240" w:lineRule="auto"/>
              <w:rPr>
                <w:sz w:val="24"/>
                <w:szCs w:val="24"/>
              </w:rPr>
            </w:pPr>
          </w:p>
          <w:p w:rsidR="005131FA" w:rsidRDefault="00BF1BDA" w14:paraId="70EC9A9F" w14:textId="77777777">
            <w:pPr>
              <w:rPr>
                <w:sz w:val="24"/>
                <w:szCs w:val="24"/>
              </w:rPr>
            </w:pPr>
            <w:r>
              <w:rPr>
                <w:color w:val="FF0000"/>
                <w:sz w:val="24"/>
                <w:szCs w:val="24"/>
              </w:rPr>
              <w:t>Digital assistant voice:</w:t>
            </w:r>
            <w:r>
              <w:rPr>
                <w:sz w:val="24"/>
                <w:szCs w:val="24"/>
              </w:rPr>
              <w:t xml:space="preserve"> </w:t>
            </w:r>
          </w:p>
          <w:p w:rsidR="005131FA" w:rsidRDefault="00BF1BDA" w14:paraId="3FF4B435" w14:textId="77777777">
            <w:pPr>
              <w:rPr>
                <w:sz w:val="24"/>
                <w:szCs w:val="24"/>
              </w:rPr>
            </w:pPr>
            <w:r>
              <w:rPr>
                <w:sz w:val="24"/>
                <w:szCs w:val="24"/>
              </w:rPr>
              <w:t>“Would you like this prescription delivered to your home?</w:t>
            </w:r>
          </w:p>
          <w:p w:rsidR="005131FA" w:rsidRDefault="005131FA" w14:paraId="29B2250E" w14:textId="77777777">
            <w:pPr>
              <w:ind w:right="600"/>
              <w:rPr>
                <w:sz w:val="24"/>
                <w:szCs w:val="24"/>
              </w:rPr>
            </w:pPr>
          </w:p>
        </w:tc>
      </w:tr>
      <w:tr w:rsidR="005131FA" w:rsidTr="4363DA3B" w14:paraId="7B1A6CE4" w14:textId="77777777">
        <w:tc>
          <w:tcPr>
            <w:tcW w:w="2430" w:type="dxa"/>
            <w:tcMar>
              <w:top w:w="100" w:type="dxa"/>
              <w:left w:w="100" w:type="dxa"/>
              <w:bottom w:w="100" w:type="dxa"/>
              <w:right w:w="100" w:type="dxa"/>
            </w:tcMar>
          </w:tcPr>
          <w:p w:rsidR="005131FA" w:rsidRDefault="00BF1BDA" w14:paraId="018CD15F" w14:textId="77777777">
            <w:pPr>
              <w:spacing w:line="240" w:lineRule="auto"/>
              <w:rPr>
                <w:sz w:val="24"/>
                <w:szCs w:val="24"/>
              </w:rPr>
            </w:pPr>
            <w:r>
              <w:rPr>
                <w:color w:val="FF0000"/>
                <w:sz w:val="24"/>
                <w:szCs w:val="24"/>
              </w:rPr>
              <w:t xml:space="preserve">Video: </w:t>
            </w:r>
          </w:p>
          <w:p w:rsidR="005131FA" w:rsidRDefault="00BF1BDA" w14:paraId="1248EBE7" w14:textId="77777777">
            <w:pPr>
              <w:spacing w:line="240" w:lineRule="auto"/>
              <w:rPr>
                <w:sz w:val="24"/>
                <w:szCs w:val="24"/>
              </w:rPr>
            </w:pPr>
            <w:r>
              <w:rPr>
                <w:sz w:val="24"/>
                <w:szCs w:val="24"/>
              </w:rPr>
              <w:t>Lanie smiles and clicks OK.</w:t>
            </w:r>
          </w:p>
        </w:tc>
        <w:tc>
          <w:tcPr>
            <w:tcW w:w="6465" w:type="dxa"/>
            <w:tcMar>
              <w:top w:w="100" w:type="dxa"/>
              <w:left w:w="100" w:type="dxa"/>
              <w:bottom w:w="100" w:type="dxa"/>
              <w:right w:w="100" w:type="dxa"/>
            </w:tcMar>
          </w:tcPr>
          <w:p w:rsidR="005131FA" w:rsidRDefault="00BF1BDA" w14:paraId="128EADDA" w14:textId="77777777">
            <w:pPr>
              <w:ind w:right="600"/>
              <w:rPr>
                <w:sz w:val="24"/>
                <w:szCs w:val="24"/>
              </w:rPr>
            </w:pPr>
            <w:r>
              <w:rPr>
                <w:color w:val="FF0000"/>
                <w:sz w:val="24"/>
                <w:szCs w:val="24"/>
              </w:rPr>
              <w:t>VO:</w:t>
            </w:r>
            <w:r>
              <w:rPr>
                <w:sz w:val="24"/>
                <w:szCs w:val="24"/>
              </w:rPr>
              <w:t xml:space="preserve"> </w:t>
            </w:r>
          </w:p>
          <w:p w:rsidR="005131FA" w:rsidP="2BF51D51" w:rsidRDefault="57EB898E" w14:paraId="06B03444" w14:textId="79CF79DA">
            <w:pPr>
              <w:ind w:right="600"/>
              <w:rPr>
                <w:sz w:val="24"/>
                <w:szCs w:val="24"/>
                <w:lang w:val="en-US"/>
              </w:rPr>
            </w:pPr>
            <w:r w:rsidRPr="4363DA3B" w:rsidR="04B13634">
              <w:rPr>
                <w:sz w:val="24"/>
                <w:szCs w:val="24"/>
                <w:lang w:val="en-US"/>
              </w:rPr>
              <w:t>Health</w:t>
            </w:r>
            <w:r w:rsidRPr="4363DA3B" w:rsidR="117DA152">
              <w:rPr>
                <w:sz w:val="24"/>
                <w:szCs w:val="24"/>
                <w:lang w:val="en-US"/>
              </w:rPr>
              <w:t>care</w:t>
            </w:r>
            <w:r w:rsidRPr="4363DA3B" w:rsidR="04B13634">
              <w:rPr>
                <w:sz w:val="24"/>
                <w:szCs w:val="24"/>
                <w:lang w:val="en-US"/>
              </w:rPr>
              <w:t xml:space="preserve"> is no longer </w:t>
            </w:r>
            <w:r w:rsidRPr="4363DA3B" w:rsidR="04B13634">
              <w:rPr>
                <w:sz w:val="24"/>
                <w:szCs w:val="24"/>
                <w:lang w:val="en-US"/>
              </w:rPr>
              <w:t>a place</w:t>
            </w:r>
            <w:r w:rsidRPr="4363DA3B" w:rsidR="04B13634">
              <w:rPr>
                <w:sz w:val="24"/>
                <w:szCs w:val="24"/>
                <w:lang w:val="en-US"/>
              </w:rPr>
              <w:t xml:space="preserve"> you go. </w:t>
            </w:r>
            <w:r w:rsidRPr="4363DA3B" w:rsidR="04B13634">
              <w:rPr>
                <w:sz w:val="24"/>
                <w:szCs w:val="24"/>
                <w:lang w:val="en-US"/>
              </w:rPr>
              <w:t>It’s</w:t>
            </w:r>
            <w:r w:rsidRPr="4363DA3B" w:rsidR="04B13634">
              <w:rPr>
                <w:sz w:val="24"/>
                <w:szCs w:val="24"/>
                <w:lang w:val="en-US"/>
              </w:rPr>
              <w:t xml:space="preserve"> where you are - so caregivers can stay prepared and present.</w:t>
            </w:r>
          </w:p>
          <w:p w:rsidR="005131FA" w:rsidRDefault="005131FA" w14:paraId="30D1C90B" w14:textId="77777777">
            <w:pPr>
              <w:ind w:right="600"/>
              <w:rPr>
                <w:sz w:val="24"/>
                <w:szCs w:val="24"/>
              </w:rPr>
            </w:pPr>
          </w:p>
        </w:tc>
      </w:tr>
    </w:tbl>
    <w:p w:rsidR="005131FA" w:rsidRDefault="005131FA" w14:paraId="3FD070BC" w14:textId="77777777">
      <w:pPr>
        <w:rPr>
          <w:sz w:val="24"/>
          <w:szCs w:val="24"/>
        </w:rPr>
      </w:pPr>
    </w:p>
    <w:p w:rsidR="005131FA" w:rsidRDefault="00BF1BDA" w14:paraId="3A81AECB" w14:textId="77777777">
      <w:pPr>
        <w:rPr>
          <w:sz w:val="24"/>
          <w:szCs w:val="24"/>
        </w:rPr>
      </w:pPr>
      <w:r>
        <w:rPr>
          <w:sz w:val="24"/>
          <w:szCs w:val="24"/>
          <w:highlight w:val="yellow"/>
        </w:rPr>
        <w:t>TRANSITION TBA</w:t>
      </w:r>
    </w:p>
    <w:p w:rsidR="005131FA" w:rsidRDefault="005131FA" w14:paraId="1C1B7B10" w14:textId="77777777">
      <w:pPr>
        <w:rPr>
          <w:sz w:val="24"/>
          <w:szCs w:val="24"/>
        </w:rPr>
      </w:pPr>
    </w:p>
    <w:tbl>
      <w:tblPr>
        <w:tblW w:w="88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2430"/>
        <w:gridCol w:w="6465"/>
      </w:tblGrid>
      <w:tr w:rsidR="007C7FDA" w:rsidTr="4363DA3B" w14:paraId="28CFA41D" w14:textId="77777777">
        <w:tc>
          <w:tcPr>
            <w:tcW w:w="2430" w:type="dxa"/>
            <w:tcMar>
              <w:top w:w="100" w:type="dxa"/>
              <w:left w:w="100" w:type="dxa"/>
              <w:bottom w:w="100" w:type="dxa"/>
              <w:right w:w="100" w:type="dxa"/>
            </w:tcMar>
          </w:tcPr>
          <w:p w:rsidR="005131FA" w:rsidRDefault="00BF1BDA" w14:paraId="654CDC11" w14:textId="77777777">
            <w:pPr>
              <w:spacing w:line="240" w:lineRule="auto"/>
              <w:rPr>
                <w:sz w:val="24"/>
                <w:szCs w:val="24"/>
              </w:rPr>
            </w:pPr>
            <w:r>
              <w:rPr>
                <w:sz w:val="24"/>
                <w:szCs w:val="24"/>
              </w:rPr>
              <w:t>VISUAL NOTES</w:t>
            </w:r>
          </w:p>
        </w:tc>
        <w:tc>
          <w:tcPr>
            <w:tcW w:w="6465" w:type="dxa"/>
            <w:tcMar>
              <w:top w:w="100" w:type="dxa"/>
              <w:left w:w="100" w:type="dxa"/>
              <w:bottom w:w="100" w:type="dxa"/>
              <w:right w:w="100" w:type="dxa"/>
            </w:tcMar>
          </w:tcPr>
          <w:p w:rsidR="005131FA" w:rsidRDefault="00BF1BDA" w14:paraId="50A36E69" w14:textId="77777777">
            <w:pPr>
              <w:spacing w:line="240" w:lineRule="auto"/>
              <w:rPr>
                <w:sz w:val="24"/>
                <w:szCs w:val="24"/>
              </w:rPr>
            </w:pPr>
            <w:r>
              <w:rPr>
                <w:sz w:val="24"/>
                <w:szCs w:val="24"/>
              </w:rPr>
              <w:t xml:space="preserve">NARRATION </w:t>
            </w:r>
            <w:r>
              <w:rPr>
                <w:sz w:val="24"/>
                <w:szCs w:val="24"/>
                <w:highlight w:val="yellow"/>
              </w:rPr>
              <w:t>(Vignette #4)</w:t>
            </w:r>
          </w:p>
        </w:tc>
      </w:tr>
      <w:tr w:rsidR="007C7FDA" w:rsidTr="4363DA3B" w14:paraId="0A2378D0" w14:textId="77777777">
        <w:tc>
          <w:tcPr>
            <w:tcW w:w="2430" w:type="dxa"/>
            <w:tcMar>
              <w:top w:w="100" w:type="dxa"/>
              <w:left w:w="100" w:type="dxa"/>
              <w:bottom w:w="100" w:type="dxa"/>
              <w:right w:w="100" w:type="dxa"/>
            </w:tcMar>
          </w:tcPr>
          <w:p w:rsidR="005131FA" w:rsidRDefault="00BF1BDA" w14:paraId="40D7AA93" w14:textId="77777777">
            <w:pPr>
              <w:spacing w:line="240" w:lineRule="auto"/>
              <w:rPr>
                <w:color w:val="FF0000"/>
                <w:sz w:val="24"/>
                <w:szCs w:val="24"/>
              </w:rPr>
            </w:pPr>
            <w:r>
              <w:rPr>
                <w:color w:val="FF0000"/>
                <w:sz w:val="24"/>
                <w:szCs w:val="24"/>
              </w:rPr>
              <w:t xml:space="preserve">Video: </w:t>
            </w:r>
          </w:p>
          <w:p w:rsidR="005131FA" w:rsidRDefault="00BF1BDA" w14:paraId="2CB7B287" w14:textId="77777777">
            <w:pPr>
              <w:spacing w:line="240" w:lineRule="auto"/>
              <w:rPr>
                <w:sz w:val="24"/>
                <w:szCs w:val="24"/>
              </w:rPr>
            </w:pPr>
            <w:r>
              <w:rPr>
                <w:sz w:val="24"/>
                <w:szCs w:val="24"/>
              </w:rPr>
              <w:t>Priya sits at her kitchen table. A soft alert glows on a wall panel.</w:t>
            </w:r>
          </w:p>
          <w:p w:rsidR="005131FA" w:rsidP="4363DA3B" w:rsidRDefault="005131FA" w14:paraId="2D6095D7" w14:textId="7AB5100E">
            <w:pPr>
              <w:spacing w:line="240" w:lineRule="auto"/>
              <w:rPr>
                <w:sz w:val="24"/>
                <w:szCs w:val="24"/>
              </w:rPr>
            </w:pPr>
          </w:p>
          <w:p w:rsidR="005131FA" w:rsidP="4363DA3B" w:rsidRDefault="005131FA" w14:paraId="5C8CAF20" w14:textId="2C52226E">
            <w:pPr>
              <w:spacing w:line="240" w:lineRule="auto"/>
              <w:rPr>
                <w:sz w:val="24"/>
                <w:szCs w:val="24"/>
              </w:rPr>
            </w:pPr>
            <w:r w:rsidRPr="4363DA3B" w:rsidR="36A0D223">
              <w:rPr>
                <w:sz w:val="24"/>
                <w:szCs w:val="24"/>
              </w:rPr>
              <w:t>Show a body with the liver inside flashing red.</w:t>
            </w:r>
          </w:p>
          <w:p w:rsidR="005131FA" w:rsidRDefault="005131FA" w14:paraId="1E48B8D1" w14:textId="46061D92">
            <w:pPr>
              <w:spacing w:line="240" w:lineRule="auto"/>
              <w:rPr>
                <w:sz w:val="24"/>
                <w:szCs w:val="24"/>
              </w:rPr>
            </w:pPr>
          </w:p>
        </w:tc>
        <w:tc>
          <w:tcPr>
            <w:tcW w:w="6465" w:type="dxa"/>
            <w:tcMar>
              <w:top w:w="100" w:type="dxa"/>
              <w:left w:w="100" w:type="dxa"/>
              <w:bottom w:w="100" w:type="dxa"/>
              <w:right w:w="100" w:type="dxa"/>
            </w:tcMar>
          </w:tcPr>
          <w:p w:rsidR="005131FA" w:rsidRDefault="00BF1BDA" w14:paraId="66E6E03F" w14:textId="77777777">
            <w:pPr>
              <w:rPr>
                <w:color w:val="FF0000"/>
                <w:sz w:val="24"/>
                <w:szCs w:val="24"/>
              </w:rPr>
            </w:pPr>
            <w:r>
              <w:rPr>
                <w:color w:val="FF0000"/>
                <w:sz w:val="24"/>
                <w:szCs w:val="24"/>
              </w:rPr>
              <w:t xml:space="preserve">VO: </w:t>
            </w:r>
          </w:p>
          <w:p w:rsidR="005131FA" w:rsidRDefault="00BF1BDA" w14:paraId="4235C52D" w14:textId="77777777">
            <w:pPr>
              <w:rPr>
                <w:sz w:val="24"/>
                <w:szCs w:val="24"/>
              </w:rPr>
            </w:pPr>
            <w:r>
              <w:rPr>
                <w:sz w:val="24"/>
                <w:szCs w:val="24"/>
              </w:rPr>
              <w:t>Priya is 76 and has lived in the city her whole life.</w:t>
            </w:r>
          </w:p>
          <w:p w:rsidR="005131FA" w:rsidRDefault="005131FA" w14:paraId="23DA2598" w14:textId="77777777">
            <w:pPr>
              <w:rPr>
                <w:sz w:val="24"/>
                <w:szCs w:val="24"/>
              </w:rPr>
            </w:pPr>
          </w:p>
          <w:p w:rsidR="005131FA" w:rsidP="4363DA3B" w:rsidRDefault="00BF1BDA" w14:paraId="56656B28" w14:textId="4BB45333">
            <w:pPr>
              <w:rPr>
                <w:color w:val="FF0000"/>
                <w:sz w:val="24"/>
                <w:szCs w:val="24"/>
              </w:rPr>
            </w:pPr>
            <w:r w:rsidRPr="4363DA3B" w:rsidR="5DBFC29C">
              <w:rPr>
                <w:color w:val="FF0000"/>
                <w:sz w:val="24"/>
                <w:szCs w:val="24"/>
                <w:lang w:val="en-US"/>
              </w:rPr>
              <w:t>On screen text/alert:</w:t>
            </w:r>
            <w:r w:rsidRPr="4363DA3B" w:rsidR="5DBFC29C">
              <w:rPr>
                <w:sz w:val="24"/>
                <w:szCs w:val="24"/>
                <w:lang w:val="en-US"/>
              </w:rPr>
              <w:t xml:space="preserve"> </w:t>
            </w:r>
            <w:r w:rsidRPr="4363DA3B" w:rsidR="43D1F7B3">
              <w:rPr>
                <w:sz w:val="24"/>
                <w:szCs w:val="24"/>
              </w:rPr>
              <w:t xml:space="preserve">Updated </w:t>
            </w:r>
            <w:r w:rsidRPr="4363DA3B" w:rsidR="43D1F7B3">
              <w:rPr>
                <w:sz w:val="24"/>
                <w:szCs w:val="24"/>
              </w:rPr>
              <w:t xml:space="preserve">organ health score </w:t>
            </w:r>
            <w:r w:rsidRPr="4363DA3B" w:rsidR="7F02EAAA">
              <w:rPr>
                <w:color w:val="FF0000"/>
                <w:sz w:val="24"/>
                <w:szCs w:val="24"/>
              </w:rPr>
              <w:t>(</w:t>
            </w:r>
            <w:r w:rsidRPr="4363DA3B" w:rsidR="43D1F7B3">
              <w:rPr>
                <w:color w:val="FF0000"/>
                <w:sz w:val="24"/>
                <w:szCs w:val="24"/>
              </w:rPr>
              <w:t>her live</w:t>
            </w:r>
            <w:r w:rsidRPr="4363DA3B" w:rsidR="43D1F7B3">
              <w:rPr>
                <w:color w:val="FF0000"/>
                <w:sz w:val="24"/>
                <w:szCs w:val="24"/>
              </w:rPr>
              <w:t xml:space="preserve">r is flashing </w:t>
            </w:r>
            <w:r w:rsidRPr="4363DA3B" w:rsidR="43D1F7B3">
              <w:rPr>
                <w:color w:val="FF0000"/>
                <w:sz w:val="24"/>
                <w:szCs w:val="24"/>
              </w:rPr>
              <w:t>red</w:t>
            </w:r>
            <w:r w:rsidRPr="4363DA3B" w:rsidR="14EAE237">
              <w:rPr>
                <w:color w:val="FF0000"/>
                <w:sz w:val="24"/>
                <w:szCs w:val="24"/>
              </w:rPr>
              <w:t xml:space="preserve"> or </w:t>
            </w:r>
            <w:r w:rsidRPr="4363DA3B" w:rsidR="14EAE237">
              <w:rPr>
                <w:rFonts w:ascii="Arial" w:hAnsi="Arial" w:eastAsia="Arial" w:cs="Arial"/>
                <w:noProof w:val="0"/>
                <w:color w:val="FF0000"/>
                <w:sz w:val="24"/>
                <w:szCs w:val="24"/>
                <w:lang w:val="en"/>
              </w:rPr>
              <w:t>ALT</w:t>
            </w:r>
            <w:r w:rsidRPr="4363DA3B" w:rsidR="00CC5DD8">
              <w:rPr>
                <w:rFonts w:ascii="Arial" w:hAnsi="Arial" w:eastAsia="Arial" w:cs="Arial"/>
                <w:noProof w:val="0"/>
                <w:color w:val="FF0000"/>
                <w:sz w:val="24"/>
                <w:szCs w:val="24"/>
                <w:lang w:val="en"/>
              </w:rPr>
              <w:t xml:space="preserve"> </w:t>
            </w:r>
            <w:r w:rsidRPr="4363DA3B" w:rsidR="14EAE237">
              <w:rPr>
                <w:rFonts w:ascii="Arial" w:hAnsi="Arial" w:eastAsia="Arial" w:cs="Arial"/>
                <w:noProof w:val="0"/>
                <w:color w:val="FF0000"/>
                <w:sz w:val="24"/>
                <w:szCs w:val="24"/>
                <w:lang w:val="en"/>
              </w:rPr>
              <w:t>elevations</w:t>
            </w:r>
            <w:r w:rsidRPr="4363DA3B" w:rsidR="3F272E04">
              <w:rPr>
                <w:color w:val="FF0000"/>
                <w:sz w:val="24"/>
                <w:szCs w:val="24"/>
              </w:rPr>
              <w:t>)</w:t>
            </w:r>
          </w:p>
          <w:p w:rsidR="005131FA" w:rsidP="4C6F18D1" w:rsidRDefault="00BF1BDA" w14:paraId="02E0EE52" w14:textId="04BC0685">
            <w:pPr>
              <w:rPr>
                <w:sz w:val="24"/>
                <w:szCs w:val="24"/>
                <w:lang w:val="en-US"/>
              </w:rPr>
            </w:pPr>
          </w:p>
        </w:tc>
      </w:tr>
      <w:tr w:rsidR="007C7FDA" w:rsidTr="4363DA3B" w14:paraId="197F5E14" w14:textId="77777777">
        <w:tc>
          <w:tcPr>
            <w:tcW w:w="2430" w:type="dxa"/>
            <w:tcMar>
              <w:top w:w="100" w:type="dxa"/>
              <w:left w:w="100" w:type="dxa"/>
              <w:bottom w:w="100" w:type="dxa"/>
              <w:right w:w="100" w:type="dxa"/>
            </w:tcMar>
          </w:tcPr>
          <w:p w:rsidR="005131FA" w:rsidRDefault="00BF1BDA" w14:paraId="0DDE7FD0" w14:textId="77777777">
            <w:pPr>
              <w:spacing w:line="240" w:lineRule="auto"/>
              <w:rPr>
                <w:color w:val="FF0000"/>
                <w:sz w:val="24"/>
                <w:szCs w:val="24"/>
              </w:rPr>
            </w:pPr>
            <w:r>
              <w:rPr>
                <w:color w:val="FF0000"/>
                <w:sz w:val="24"/>
                <w:szCs w:val="24"/>
              </w:rPr>
              <w:t xml:space="preserve">Video: </w:t>
            </w:r>
          </w:p>
          <w:p w:rsidR="005131FA" w:rsidRDefault="00BF1BDA" w14:paraId="2BD9F42B" w14:textId="77777777">
            <w:pPr>
              <w:spacing w:line="240" w:lineRule="auto"/>
              <w:rPr>
                <w:sz w:val="24"/>
                <w:szCs w:val="24"/>
              </w:rPr>
            </w:pPr>
            <w:r>
              <w:rPr>
                <w:sz w:val="24"/>
                <w:szCs w:val="24"/>
              </w:rPr>
              <w:t xml:space="preserve">Split screen - Priya in her kitchen / Dr. Roy on a screen </w:t>
            </w:r>
          </w:p>
          <w:p w:rsidR="005131FA" w:rsidRDefault="005131FA" w14:paraId="6378E741"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304C91B4" w14:textId="77777777">
            <w:pPr>
              <w:spacing w:line="240" w:lineRule="auto"/>
              <w:rPr>
                <w:sz w:val="24"/>
                <w:szCs w:val="24"/>
              </w:rPr>
            </w:pPr>
            <w:r>
              <w:rPr>
                <w:color w:val="FF0000"/>
                <w:sz w:val="24"/>
                <w:szCs w:val="24"/>
              </w:rPr>
              <w:t>VO:</w:t>
            </w:r>
            <w:r>
              <w:rPr>
                <w:sz w:val="24"/>
                <w:szCs w:val="24"/>
              </w:rPr>
              <w:t xml:space="preserve">  </w:t>
            </w:r>
          </w:p>
          <w:p w:rsidR="005131FA" w:rsidP="31DAE12A" w:rsidRDefault="00BF1BDA" w14:paraId="047E6389" w14:textId="00C164E9">
            <w:pPr>
              <w:rPr>
                <w:sz w:val="24"/>
                <w:szCs w:val="24"/>
                <w:lang w:val="en-US"/>
              </w:rPr>
            </w:pPr>
            <w:r w:rsidRPr="4363DA3B" w:rsidR="5DBFC29C">
              <w:rPr>
                <w:sz w:val="24"/>
                <w:szCs w:val="24"/>
                <w:lang w:val="en-US"/>
              </w:rPr>
              <w:t>Dr. Roy and an A</w:t>
            </w:r>
            <w:r w:rsidRPr="4363DA3B" w:rsidR="4DF6E5C9">
              <w:rPr>
                <w:sz w:val="24"/>
                <w:szCs w:val="24"/>
                <w:lang w:val="en-US"/>
              </w:rPr>
              <w:t>-</w:t>
            </w:r>
            <w:r w:rsidRPr="4363DA3B" w:rsidR="5DBFC29C">
              <w:rPr>
                <w:sz w:val="24"/>
                <w:szCs w:val="24"/>
                <w:lang w:val="en-US"/>
              </w:rPr>
              <w:t xml:space="preserve">I assistant </w:t>
            </w:r>
            <w:r w:rsidRPr="4363DA3B" w:rsidR="5DBFC29C">
              <w:rPr>
                <w:sz w:val="24"/>
                <w:szCs w:val="24"/>
                <w:lang w:val="en-US"/>
              </w:rPr>
              <w:t>agree,</w:t>
            </w:r>
            <w:r w:rsidRPr="4363DA3B" w:rsidR="5DBFC29C">
              <w:rPr>
                <w:sz w:val="24"/>
                <w:szCs w:val="24"/>
                <w:lang w:val="en-US"/>
              </w:rPr>
              <w:t xml:space="preserve"> Priya sh</w:t>
            </w:r>
            <w:r w:rsidRPr="4363DA3B" w:rsidR="5DBFC29C">
              <w:rPr>
                <w:sz w:val="24"/>
                <w:szCs w:val="24"/>
                <w:lang w:val="en-US"/>
              </w:rPr>
              <w:t>ould</w:t>
            </w:r>
            <w:r w:rsidRPr="4363DA3B" w:rsidR="5DBFC29C">
              <w:rPr>
                <w:sz w:val="24"/>
                <w:szCs w:val="24"/>
                <w:lang w:val="en-US"/>
              </w:rPr>
              <w:t xml:space="preserve"> go to the </w:t>
            </w:r>
            <w:r w:rsidRPr="4363DA3B" w:rsidR="4F905145">
              <w:rPr>
                <w:sz w:val="24"/>
                <w:szCs w:val="24"/>
                <w:lang w:val="en-US"/>
              </w:rPr>
              <w:t>care</w:t>
            </w:r>
            <w:r w:rsidRPr="4363DA3B" w:rsidR="4F905145">
              <w:rPr>
                <w:sz w:val="24"/>
                <w:szCs w:val="24"/>
                <w:lang w:val="en-US"/>
              </w:rPr>
              <w:t xml:space="preserve"> on-</w:t>
            </w:r>
            <w:r w:rsidRPr="4363DA3B" w:rsidR="4F905145">
              <w:rPr>
                <w:sz w:val="24"/>
                <w:szCs w:val="24"/>
                <w:lang w:val="en-US"/>
              </w:rPr>
              <w:t xml:space="preserve">demand center </w:t>
            </w:r>
            <w:r w:rsidRPr="4363DA3B" w:rsidR="767B2C3A">
              <w:rPr>
                <w:sz w:val="24"/>
                <w:szCs w:val="24"/>
                <w:lang w:val="en-US"/>
              </w:rPr>
              <w:t>for</w:t>
            </w:r>
            <w:r w:rsidRPr="4363DA3B" w:rsidR="5DBFC29C">
              <w:rPr>
                <w:sz w:val="24"/>
                <w:szCs w:val="24"/>
                <w:lang w:val="en-US"/>
              </w:rPr>
              <w:t xml:space="preserve"> more advanced </w:t>
            </w:r>
            <w:r w:rsidRPr="4363DA3B" w:rsidR="54AB4F46">
              <w:rPr>
                <w:sz w:val="24"/>
                <w:szCs w:val="24"/>
                <w:lang w:val="en-US"/>
              </w:rPr>
              <w:t>imaging</w:t>
            </w:r>
            <w:r w:rsidRPr="4363DA3B" w:rsidR="5DBFC29C">
              <w:rPr>
                <w:sz w:val="24"/>
                <w:szCs w:val="24"/>
                <w:lang w:val="en-US"/>
              </w:rPr>
              <w:t>.</w:t>
            </w:r>
          </w:p>
          <w:p w:rsidR="005131FA" w:rsidRDefault="005131FA" w14:paraId="7FBD3AA2" w14:textId="77777777">
            <w:pPr>
              <w:rPr>
                <w:sz w:val="24"/>
                <w:szCs w:val="24"/>
              </w:rPr>
            </w:pPr>
          </w:p>
        </w:tc>
      </w:tr>
      <w:tr w:rsidR="007C7FDA" w:rsidTr="4363DA3B" w14:paraId="3298CEDA" w14:textId="77777777">
        <w:tc>
          <w:tcPr>
            <w:tcW w:w="2430" w:type="dxa"/>
            <w:tcMar>
              <w:top w:w="100" w:type="dxa"/>
              <w:left w:w="100" w:type="dxa"/>
              <w:bottom w:w="100" w:type="dxa"/>
              <w:right w:w="100" w:type="dxa"/>
            </w:tcMar>
          </w:tcPr>
          <w:p w:rsidR="005131FA" w:rsidRDefault="00BF1BDA" w14:paraId="4648D718" w14:textId="77777777">
            <w:pPr>
              <w:spacing w:line="240" w:lineRule="auto"/>
              <w:rPr>
                <w:color w:val="FF0000"/>
                <w:sz w:val="24"/>
                <w:szCs w:val="24"/>
              </w:rPr>
            </w:pPr>
            <w:r>
              <w:rPr>
                <w:color w:val="FF0000"/>
                <w:sz w:val="24"/>
                <w:szCs w:val="24"/>
              </w:rPr>
              <w:t xml:space="preserve">Video: </w:t>
            </w:r>
          </w:p>
          <w:p w:rsidR="005131FA" w:rsidRDefault="00BF1BDA" w14:paraId="7370858A" w14:textId="77777777">
            <w:pPr>
              <w:spacing w:line="240" w:lineRule="auto"/>
              <w:rPr>
                <w:sz w:val="24"/>
                <w:szCs w:val="24"/>
              </w:rPr>
            </w:pPr>
            <w:r>
              <w:rPr>
                <w:sz w:val="24"/>
                <w:szCs w:val="24"/>
              </w:rPr>
              <w:t>A sleek, self-driving ambulance glides through a quiet neighborhood.</w:t>
            </w:r>
          </w:p>
        </w:tc>
        <w:tc>
          <w:tcPr>
            <w:tcW w:w="6465" w:type="dxa"/>
            <w:tcMar>
              <w:top w:w="100" w:type="dxa"/>
              <w:left w:w="100" w:type="dxa"/>
              <w:bottom w:w="100" w:type="dxa"/>
              <w:right w:w="100" w:type="dxa"/>
            </w:tcMar>
          </w:tcPr>
          <w:p w:rsidR="005131FA" w:rsidRDefault="00BF1BDA" w14:paraId="3EBFE676" w14:textId="77777777">
            <w:pPr>
              <w:rPr>
                <w:sz w:val="24"/>
                <w:szCs w:val="24"/>
              </w:rPr>
            </w:pPr>
            <w:r>
              <w:rPr>
                <w:color w:val="FF0000"/>
                <w:sz w:val="24"/>
                <w:szCs w:val="24"/>
              </w:rPr>
              <w:t>VO:</w:t>
            </w:r>
            <w:r>
              <w:rPr>
                <w:sz w:val="24"/>
                <w:szCs w:val="24"/>
              </w:rPr>
              <w:t xml:space="preserve"> </w:t>
            </w:r>
          </w:p>
          <w:p w:rsidR="005131FA" w:rsidRDefault="00BF1BDA" w14:paraId="62F902EC" w14:textId="77777777">
            <w:pPr>
              <w:rPr>
                <w:sz w:val="24"/>
                <w:szCs w:val="24"/>
              </w:rPr>
            </w:pPr>
            <w:r>
              <w:rPr>
                <w:sz w:val="24"/>
                <w:szCs w:val="24"/>
              </w:rPr>
              <w:t>No chaos. No sirens. Just care, on demand.</w:t>
            </w:r>
          </w:p>
          <w:p w:rsidR="005131FA" w:rsidRDefault="005131FA" w14:paraId="05F21192" w14:textId="77777777">
            <w:pPr>
              <w:rPr>
                <w:sz w:val="24"/>
                <w:szCs w:val="24"/>
              </w:rPr>
            </w:pPr>
          </w:p>
        </w:tc>
      </w:tr>
      <w:tr w:rsidR="007C7FDA" w:rsidTr="4363DA3B" w14:paraId="3B16058C" w14:textId="77777777">
        <w:tc>
          <w:tcPr>
            <w:tcW w:w="2430" w:type="dxa"/>
            <w:tcMar>
              <w:top w:w="100" w:type="dxa"/>
              <w:left w:w="100" w:type="dxa"/>
              <w:bottom w:w="100" w:type="dxa"/>
              <w:right w:w="100" w:type="dxa"/>
            </w:tcMar>
          </w:tcPr>
          <w:p w:rsidR="005131FA" w:rsidRDefault="00BF1BDA" w14:paraId="2B445F9B" w14:textId="77777777">
            <w:pPr>
              <w:spacing w:line="240" w:lineRule="auto"/>
              <w:rPr>
                <w:color w:val="FF0000"/>
                <w:sz w:val="24"/>
                <w:szCs w:val="24"/>
              </w:rPr>
            </w:pPr>
            <w:r>
              <w:rPr>
                <w:color w:val="FF0000"/>
                <w:sz w:val="24"/>
                <w:szCs w:val="24"/>
              </w:rPr>
              <w:t xml:space="preserve">Video: </w:t>
            </w:r>
          </w:p>
          <w:p w:rsidR="005131FA" w:rsidRDefault="00BF1BDA" w14:paraId="7914920D" w14:textId="77777777">
            <w:pPr>
              <w:spacing w:line="240" w:lineRule="auto"/>
              <w:rPr>
                <w:sz w:val="24"/>
                <w:szCs w:val="24"/>
              </w:rPr>
            </w:pPr>
            <w:r>
              <w:rPr>
                <w:sz w:val="24"/>
                <w:szCs w:val="24"/>
              </w:rPr>
              <w:t>Inside a clean, modular bay, robotic assistants prep for diagnostics.</w:t>
            </w:r>
          </w:p>
          <w:p w:rsidR="005131FA" w:rsidRDefault="005131FA" w14:paraId="2533E746"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533C2725" w14:textId="77777777">
            <w:pPr>
              <w:rPr>
                <w:sz w:val="24"/>
                <w:szCs w:val="24"/>
              </w:rPr>
            </w:pPr>
            <w:r>
              <w:rPr>
                <w:color w:val="FF0000"/>
                <w:sz w:val="24"/>
                <w:szCs w:val="24"/>
              </w:rPr>
              <w:t>Digital assistant voice:</w:t>
            </w:r>
            <w:r>
              <w:rPr>
                <w:sz w:val="24"/>
                <w:szCs w:val="24"/>
              </w:rPr>
              <w:t xml:space="preserve"> </w:t>
            </w:r>
          </w:p>
          <w:p w:rsidR="005131FA" w:rsidP="2BF51D51" w:rsidRDefault="57EB898E" w14:paraId="45B6918E" w14:textId="13CC8811">
            <w:pPr>
              <w:rPr>
                <w:sz w:val="24"/>
                <w:szCs w:val="24"/>
                <w:lang w:val="en-US"/>
              </w:rPr>
            </w:pPr>
            <w:r w:rsidRPr="4363DA3B" w:rsidR="04B13634">
              <w:rPr>
                <w:sz w:val="24"/>
                <w:szCs w:val="24"/>
                <w:lang w:val="en-US"/>
              </w:rPr>
              <w:t>Nanotherapy</w:t>
            </w:r>
            <w:r w:rsidRPr="4363DA3B" w:rsidR="04B13634">
              <w:rPr>
                <w:sz w:val="24"/>
                <w:szCs w:val="24"/>
                <w:lang w:val="en-US"/>
              </w:rPr>
              <w:t xml:space="preserve"> prescribed.</w:t>
            </w:r>
            <w:r w:rsidRPr="4363DA3B" w:rsidR="1D41EAFB">
              <w:rPr>
                <w:sz w:val="24"/>
                <w:szCs w:val="24"/>
                <w:lang w:val="en-US"/>
              </w:rPr>
              <w:t xml:space="preserve"> T</w:t>
            </w:r>
            <w:r w:rsidRPr="4363DA3B" w:rsidR="1D41EAFB">
              <w:rPr>
                <w:sz w:val="24"/>
                <w:szCs w:val="24"/>
                <w:lang w:val="en-US"/>
              </w:rPr>
              <w:t>argeted liver regeneration protocol activated.</w:t>
            </w:r>
          </w:p>
          <w:p w:rsidR="005131FA" w:rsidRDefault="005131FA" w14:paraId="07FAC9A2" w14:textId="77777777">
            <w:pPr>
              <w:spacing w:line="240" w:lineRule="auto"/>
              <w:rPr>
                <w:sz w:val="24"/>
                <w:szCs w:val="24"/>
              </w:rPr>
            </w:pPr>
          </w:p>
        </w:tc>
      </w:tr>
      <w:tr w:rsidR="007C7FDA" w:rsidTr="4363DA3B" w14:paraId="7CA1B978" w14:textId="77777777">
        <w:tc>
          <w:tcPr>
            <w:tcW w:w="2430" w:type="dxa"/>
            <w:tcMar>
              <w:top w:w="100" w:type="dxa"/>
              <w:left w:w="100" w:type="dxa"/>
              <w:bottom w:w="100" w:type="dxa"/>
              <w:right w:w="100" w:type="dxa"/>
            </w:tcMar>
          </w:tcPr>
          <w:p w:rsidR="005131FA" w:rsidRDefault="00BF1BDA" w14:paraId="56DFA074" w14:textId="77777777">
            <w:pPr>
              <w:spacing w:line="240" w:lineRule="auto"/>
              <w:rPr>
                <w:sz w:val="24"/>
                <w:szCs w:val="24"/>
              </w:rPr>
            </w:pPr>
            <w:r>
              <w:rPr>
                <w:color w:val="FF0000"/>
                <w:sz w:val="24"/>
                <w:szCs w:val="24"/>
              </w:rPr>
              <w:t>Video:</w:t>
            </w:r>
            <w:r>
              <w:rPr>
                <w:sz w:val="24"/>
                <w:szCs w:val="24"/>
              </w:rPr>
              <w:t xml:space="preserve"> </w:t>
            </w:r>
          </w:p>
          <w:p w:rsidR="005131FA" w:rsidRDefault="00BF1BDA" w14:paraId="5C1B5EC0" w14:textId="77777777">
            <w:pPr>
              <w:spacing w:line="240" w:lineRule="auto"/>
              <w:rPr>
                <w:sz w:val="24"/>
                <w:szCs w:val="24"/>
              </w:rPr>
            </w:pPr>
            <w:r>
              <w:rPr>
                <w:sz w:val="24"/>
                <w:szCs w:val="24"/>
              </w:rPr>
              <w:t>Camera pans over the building: compact, modular, clean lines.</w:t>
            </w:r>
          </w:p>
          <w:p w:rsidR="005131FA" w:rsidRDefault="005131FA" w14:paraId="210ED913" w14:textId="77777777">
            <w:pPr>
              <w:spacing w:line="240" w:lineRule="auto"/>
              <w:rPr>
                <w:color w:val="FF0000"/>
                <w:sz w:val="24"/>
                <w:szCs w:val="24"/>
              </w:rPr>
            </w:pPr>
          </w:p>
          <w:p w:rsidR="005131FA" w:rsidRDefault="005131FA" w14:paraId="51AA61E7"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107AB702" w14:textId="77777777">
            <w:pPr>
              <w:spacing w:line="240" w:lineRule="auto"/>
              <w:rPr>
                <w:sz w:val="24"/>
                <w:szCs w:val="24"/>
              </w:rPr>
            </w:pPr>
            <w:r>
              <w:rPr>
                <w:color w:val="FF0000"/>
                <w:sz w:val="24"/>
                <w:szCs w:val="24"/>
              </w:rPr>
              <w:t>On screen text:</w:t>
            </w:r>
            <w:r>
              <w:rPr>
                <w:sz w:val="24"/>
                <w:szCs w:val="24"/>
              </w:rPr>
              <w:t xml:space="preserve">  </w:t>
            </w:r>
          </w:p>
          <w:p w:rsidR="005131FA" w:rsidRDefault="57EB898E" w14:paraId="4ECB8445" w14:textId="62AE90EE">
            <w:pPr>
              <w:spacing w:line="240" w:lineRule="auto"/>
              <w:rPr>
                <w:sz w:val="24"/>
                <w:szCs w:val="24"/>
              </w:rPr>
            </w:pPr>
            <w:r w:rsidRPr="4363DA3B" w:rsidR="04B13634">
              <w:rPr>
                <w:sz w:val="24"/>
                <w:szCs w:val="24"/>
              </w:rPr>
              <w:t>No waiting rooms. No bed towers.</w:t>
            </w:r>
            <w:r w:rsidRPr="4363DA3B" w:rsidR="41A6F220">
              <w:rPr>
                <w:sz w:val="24"/>
                <w:szCs w:val="24"/>
              </w:rPr>
              <w:t xml:space="preserve"> </w:t>
            </w:r>
            <w:r w:rsidRPr="4363DA3B" w:rsidR="41A6F220">
              <w:rPr>
                <w:rFonts w:ascii="Arial" w:hAnsi="Arial" w:eastAsia="Arial" w:cs="Arial"/>
                <w:noProof w:val="0"/>
                <w:sz w:val="24"/>
                <w:szCs w:val="24"/>
                <w:lang w:val="en"/>
              </w:rPr>
              <w:t>Just healing, then home.</w:t>
            </w:r>
          </w:p>
          <w:p w:rsidR="005131FA" w:rsidRDefault="005131FA" w14:paraId="709E1BE9" w14:textId="77777777">
            <w:pPr>
              <w:rPr>
                <w:sz w:val="24"/>
                <w:szCs w:val="24"/>
              </w:rPr>
            </w:pPr>
          </w:p>
        </w:tc>
      </w:tr>
      <w:tr w:rsidR="007C7FDA" w:rsidTr="4363DA3B" w14:paraId="7A26457F" w14:textId="77777777">
        <w:tc>
          <w:tcPr>
            <w:tcW w:w="2430" w:type="dxa"/>
            <w:tcMar>
              <w:top w:w="100" w:type="dxa"/>
              <w:left w:w="100" w:type="dxa"/>
              <w:bottom w:w="100" w:type="dxa"/>
              <w:right w:w="100" w:type="dxa"/>
            </w:tcMar>
          </w:tcPr>
          <w:p w:rsidR="005131FA" w:rsidRDefault="00BF1BDA" w14:paraId="63552C26" w14:textId="77777777">
            <w:pPr>
              <w:spacing w:line="240" w:lineRule="auto"/>
              <w:rPr>
                <w:color w:val="FF0000"/>
                <w:sz w:val="24"/>
                <w:szCs w:val="24"/>
              </w:rPr>
            </w:pPr>
            <w:r>
              <w:rPr>
                <w:color w:val="FF0000"/>
                <w:sz w:val="24"/>
                <w:szCs w:val="24"/>
              </w:rPr>
              <w:t xml:space="preserve">Video: </w:t>
            </w:r>
          </w:p>
          <w:p w:rsidR="005131FA" w:rsidP="2BF51D51" w:rsidRDefault="57EB898E" w14:paraId="558B9BE0" w14:textId="77777777">
            <w:pPr>
              <w:spacing w:line="240" w:lineRule="auto"/>
              <w:rPr>
                <w:sz w:val="24"/>
                <w:szCs w:val="24"/>
                <w:lang w:val="en-US"/>
              </w:rPr>
            </w:pPr>
            <w:r w:rsidRPr="4363DA3B" w:rsidR="04B13634">
              <w:rPr>
                <w:sz w:val="24"/>
                <w:szCs w:val="24"/>
                <w:lang w:val="en-US"/>
              </w:rPr>
              <w:t>Priya rests briefly</w:t>
            </w:r>
            <w:r w:rsidRPr="4363DA3B" w:rsidR="04B13634">
              <w:rPr>
                <w:sz w:val="24"/>
                <w:szCs w:val="24"/>
                <w:lang w:val="en-US"/>
              </w:rPr>
              <w:t xml:space="preserve">.  </w:t>
            </w:r>
            <w:r w:rsidRPr="4363DA3B" w:rsidR="04B13634">
              <w:rPr>
                <w:sz w:val="24"/>
                <w:szCs w:val="24"/>
                <w:lang w:val="en-US"/>
              </w:rPr>
              <w:t>She has new sensors attached/ the clock moves time forward by just three hours</w:t>
            </w:r>
          </w:p>
          <w:p w:rsidR="4363DA3B" w:rsidP="4363DA3B" w:rsidRDefault="4363DA3B" w14:paraId="4A106C2F" w14:textId="31745ED0">
            <w:pPr>
              <w:spacing w:line="240" w:lineRule="auto"/>
              <w:rPr>
                <w:sz w:val="24"/>
                <w:szCs w:val="24"/>
                <w:lang w:val="en-US"/>
              </w:rPr>
            </w:pPr>
          </w:p>
          <w:p w:rsidR="25F7DEE2" w:rsidP="4363DA3B" w:rsidRDefault="25F7DEE2" w14:paraId="61714E39" w14:textId="458844A4">
            <w:pPr>
              <w:spacing w:line="240" w:lineRule="auto"/>
              <w:rPr>
                <w:sz w:val="24"/>
                <w:szCs w:val="24"/>
                <w:lang w:val="en-US"/>
              </w:rPr>
            </w:pPr>
            <w:r w:rsidRPr="4363DA3B" w:rsidR="25F7DEE2">
              <w:rPr>
                <w:sz w:val="24"/>
                <w:szCs w:val="24"/>
                <w:lang w:val="en-US"/>
              </w:rPr>
              <w:t>See the same body popup, but now her liver is flashing green/normal</w:t>
            </w:r>
          </w:p>
          <w:p w:rsidR="005131FA" w:rsidRDefault="005131FA" w14:paraId="67E7B3B1"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3EE58CE7" w14:textId="77777777">
            <w:pPr>
              <w:rPr>
                <w:sz w:val="24"/>
                <w:szCs w:val="24"/>
              </w:rPr>
            </w:pPr>
            <w:r>
              <w:rPr>
                <w:color w:val="FF0000"/>
                <w:sz w:val="24"/>
                <w:szCs w:val="24"/>
              </w:rPr>
              <w:t>VO:</w:t>
            </w:r>
            <w:r>
              <w:rPr>
                <w:sz w:val="24"/>
                <w:szCs w:val="24"/>
              </w:rPr>
              <w:t xml:space="preserve"> </w:t>
            </w:r>
          </w:p>
          <w:p w:rsidR="005131FA" w:rsidP="4363DA3B" w:rsidRDefault="005131FA" w14:paraId="56F87265" w14:textId="0FA3E234">
            <w:pPr>
              <w:spacing w:line="240" w:lineRule="auto"/>
              <w:rPr>
                <w:sz w:val="24"/>
                <w:szCs w:val="24"/>
                <w:lang w:val="en-US"/>
              </w:rPr>
            </w:pPr>
            <w:r w:rsidRPr="4363DA3B" w:rsidR="5DBFC29C">
              <w:rPr>
                <w:sz w:val="24"/>
                <w:szCs w:val="24"/>
                <w:lang w:val="en-US"/>
              </w:rPr>
              <w:t xml:space="preserve">Within a few hours, Priya has a procedure to </w:t>
            </w:r>
            <w:r w:rsidRPr="4363DA3B" w:rsidR="556F5697">
              <w:rPr>
                <w:sz w:val="24"/>
                <w:szCs w:val="24"/>
                <w:lang w:val="en-US"/>
              </w:rPr>
              <w:t>improve</w:t>
            </w:r>
            <w:r w:rsidRPr="4363DA3B" w:rsidR="5DBFC29C">
              <w:rPr>
                <w:sz w:val="24"/>
                <w:szCs w:val="24"/>
                <w:lang w:val="en-US"/>
              </w:rPr>
              <w:t xml:space="preserve"> her liver function</w:t>
            </w:r>
            <w:r w:rsidRPr="4363DA3B" w:rsidR="7037D9ED">
              <w:rPr>
                <w:sz w:val="24"/>
                <w:szCs w:val="24"/>
                <w:lang w:val="en-US"/>
              </w:rPr>
              <w:t>,</w:t>
            </w:r>
            <w:r w:rsidRPr="4363DA3B" w:rsidR="7037D9ED">
              <w:rPr>
                <w:sz w:val="24"/>
                <w:szCs w:val="24"/>
                <w:lang w:val="en-US"/>
              </w:rPr>
              <w:t xml:space="preserve"> her liver organ health score shoots up,</w:t>
            </w:r>
            <w:r w:rsidRPr="4363DA3B" w:rsidR="5DBFC29C">
              <w:rPr>
                <w:sz w:val="24"/>
                <w:szCs w:val="24"/>
                <w:lang w:val="en-US"/>
              </w:rPr>
              <w:t xml:space="preserve"> and </w:t>
            </w:r>
            <w:r w:rsidRPr="4363DA3B" w:rsidR="7037D9ED">
              <w:rPr>
                <w:sz w:val="24"/>
                <w:szCs w:val="24"/>
                <w:lang w:val="en-US"/>
              </w:rPr>
              <w:t>she’s</w:t>
            </w:r>
            <w:r w:rsidRPr="4363DA3B" w:rsidR="5DBFC29C">
              <w:rPr>
                <w:sz w:val="24"/>
                <w:szCs w:val="24"/>
                <w:lang w:val="en-US"/>
              </w:rPr>
              <w:t xml:space="preserve"> on her way home.</w:t>
            </w:r>
          </w:p>
          <w:p w:rsidR="005131FA" w:rsidP="4C6F18D1" w:rsidRDefault="005131FA" w14:paraId="57949508" w14:textId="5023B2A8">
            <w:pPr>
              <w:spacing w:line="240" w:lineRule="auto"/>
              <w:rPr>
                <w:sz w:val="24"/>
                <w:szCs w:val="24"/>
                <w:lang w:val="en-US"/>
              </w:rPr>
            </w:pPr>
          </w:p>
        </w:tc>
      </w:tr>
      <w:tr w:rsidR="007C7FDA" w:rsidTr="4363DA3B" w14:paraId="587F429A" w14:textId="77777777">
        <w:tc>
          <w:tcPr>
            <w:tcW w:w="2430" w:type="dxa"/>
            <w:tcMar>
              <w:top w:w="100" w:type="dxa"/>
              <w:left w:w="100" w:type="dxa"/>
              <w:bottom w:w="100" w:type="dxa"/>
              <w:right w:w="100" w:type="dxa"/>
            </w:tcMar>
          </w:tcPr>
          <w:p w:rsidR="005131FA" w:rsidRDefault="00BF1BDA" w14:paraId="29450110" w14:textId="77777777">
            <w:pPr>
              <w:spacing w:line="240" w:lineRule="auto"/>
              <w:rPr>
                <w:color w:val="FF0000"/>
                <w:sz w:val="24"/>
                <w:szCs w:val="24"/>
              </w:rPr>
            </w:pPr>
            <w:r>
              <w:rPr>
                <w:color w:val="FF0000"/>
                <w:sz w:val="24"/>
                <w:szCs w:val="24"/>
              </w:rPr>
              <w:t xml:space="preserve">Video: </w:t>
            </w:r>
          </w:p>
          <w:p w:rsidR="005131FA" w:rsidRDefault="00BF1BDA" w14:paraId="57469A41" w14:textId="77777777">
            <w:pPr>
              <w:spacing w:line="240" w:lineRule="auto"/>
              <w:rPr>
                <w:sz w:val="24"/>
                <w:szCs w:val="24"/>
              </w:rPr>
            </w:pPr>
            <w:r>
              <w:rPr>
                <w:sz w:val="24"/>
                <w:szCs w:val="24"/>
              </w:rPr>
              <w:t>Priya returns home. A subtle glow from her home display confirms monitoring is active.</w:t>
            </w:r>
          </w:p>
          <w:p w:rsidR="005131FA" w:rsidRDefault="005131FA" w14:paraId="4A98887A" w14:textId="77777777">
            <w:pPr>
              <w:spacing w:line="240" w:lineRule="auto"/>
              <w:rPr>
                <w:sz w:val="24"/>
                <w:szCs w:val="24"/>
              </w:rPr>
            </w:pPr>
          </w:p>
        </w:tc>
        <w:tc>
          <w:tcPr>
            <w:tcW w:w="6465" w:type="dxa"/>
            <w:tcMar>
              <w:top w:w="100" w:type="dxa"/>
              <w:left w:w="100" w:type="dxa"/>
              <w:bottom w:w="100" w:type="dxa"/>
              <w:right w:w="100" w:type="dxa"/>
            </w:tcMar>
          </w:tcPr>
          <w:p w:rsidR="005131FA" w:rsidRDefault="00BF1BDA" w14:paraId="58B89A7E" w14:textId="77777777">
            <w:pPr>
              <w:rPr>
                <w:sz w:val="24"/>
                <w:szCs w:val="24"/>
              </w:rPr>
            </w:pPr>
            <w:r>
              <w:rPr>
                <w:color w:val="FF0000"/>
                <w:sz w:val="24"/>
                <w:szCs w:val="24"/>
              </w:rPr>
              <w:t>VO:</w:t>
            </w:r>
            <w:r>
              <w:rPr>
                <w:sz w:val="24"/>
                <w:szCs w:val="24"/>
              </w:rPr>
              <w:t xml:space="preserve"> </w:t>
            </w:r>
          </w:p>
          <w:p w:rsidR="005131FA" w:rsidP="2BF51D51" w:rsidRDefault="57EB898E" w14:paraId="3D0BBC60" w14:textId="62399275">
            <w:pPr>
              <w:rPr>
                <w:sz w:val="24"/>
                <w:szCs w:val="24"/>
                <w:lang w:val="en-US"/>
              </w:rPr>
            </w:pPr>
            <w:r w:rsidRPr="4363DA3B" w:rsidR="04B13634">
              <w:rPr>
                <w:sz w:val="24"/>
                <w:szCs w:val="24"/>
                <w:lang w:val="en-US"/>
              </w:rPr>
              <w:t xml:space="preserve">Hospitals are no longer the center of the health ecosystem. </w:t>
            </w:r>
            <w:r w:rsidRPr="4363DA3B" w:rsidR="71210EEC">
              <w:rPr>
                <w:sz w:val="24"/>
                <w:szCs w:val="24"/>
                <w:lang w:val="en-US"/>
              </w:rPr>
              <w:t>Care is mobile, closer to home and</w:t>
            </w:r>
            <w:r w:rsidRPr="4363DA3B" w:rsidR="38D40488">
              <w:rPr>
                <w:sz w:val="24"/>
                <w:szCs w:val="24"/>
                <w:lang w:val="en-US"/>
              </w:rPr>
              <w:t xml:space="preserve"> available when you need it</w:t>
            </w:r>
            <w:r w:rsidRPr="4363DA3B" w:rsidR="04B13634">
              <w:rPr>
                <w:sz w:val="24"/>
                <w:szCs w:val="24"/>
                <w:lang w:val="en-US"/>
              </w:rPr>
              <w:t xml:space="preserve">, so patients can return home faster and recover with confidence. </w:t>
            </w:r>
          </w:p>
          <w:p w:rsidR="005131FA" w:rsidRDefault="005131FA" w14:paraId="0646783C" w14:textId="77777777">
            <w:pPr>
              <w:rPr>
                <w:sz w:val="24"/>
                <w:szCs w:val="24"/>
              </w:rPr>
            </w:pPr>
          </w:p>
        </w:tc>
      </w:tr>
    </w:tbl>
    <w:p w:rsidR="005131FA" w:rsidRDefault="005131FA" w14:paraId="252AFF9D" w14:textId="77777777">
      <w:pPr>
        <w:rPr>
          <w:sz w:val="24"/>
          <w:szCs w:val="24"/>
        </w:rPr>
      </w:pPr>
    </w:p>
    <w:p w:rsidR="005131FA" w:rsidRDefault="00BF1BDA" w14:paraId="7D9CF290" w14:textId="77777777">
      <w:pPr>
        <w:rPr>
          <w:b/>
          <w:sz w:val="24"/>
          <w:szCs w:val="24"/>
          <w:highlight w:val="yellow"/>
        </w:rPr>
      </w:pPr>
      <w:r>
        <w:rPr>
          <w:b/>
          <w:sz w:val="24"/>
          <w:szCs w:val="24"/>
          <w:highlight w:val="yellow"/>
        </w:rPr>
        <w:t>TRANSITION BACK TO DR. ROY - zoom out from her shot back to Dr. Roy’s screen.</w:t>
      </w:r>
    </w:p>
    <w:p w:rsidR="005131FA" w:rsidRDefault="005131FA" w14:paraId="091277ED" w14:textId="77777777">
      <w:pPr>
        <w:rPr>
          <w:rFonts w:ascii="Georgia" w:hAnsi="Georgia" w:eastAsia="Georgia" w:cs="Georgia"/>
          <w:color w:val="0000FF"/>
          <w:sz w:val="24"/>
          <w:szCs w:val="24"/>
        </w:rPr>
      </w:pPr>
    </w:p>
    <w:tbl>
      <w:tblPr>
        <w:tblW w:w="88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2430"/>
        <w:gridCol w:w="6465"/>
      </w:tblGrid>
      <w:tr w:rsidR="007C7FDA" w:rsidTr="4363DA3B" w14:paraId="362C18CE" w14:textId="77777777">
        <w:trPr>
          <w:trHeight w:val="515"/>
        </w:trPr>
        <w:tc>
          <w:tcPr>
            <w:tcW w:w="2430" w:type="dxa"/>
            <w:tcMar>
              <w:top w:w="100" w:type="dxa"/>
              <w:left w:w="100" w:type="dxa"/>
              <w:bottom w:w="100" w:type="dxa"/>
              <w:right w:w="100" w:type="dxa"/>
            </w:tcMar>
          </w:tcPr>
          <w:p w:rsidR="005131FA" w:rsidRDefault="00BF1BDA" w14:paraId="248F6B15" w14:textId="77777777">
            <w:pPr>
              <w:spacing w:line="240" w:lineRule="auto"/>
              <w:rPr>
                <w:color w:val="FF0000"/>
                <w:sz w:val="24"/>
                <w:szCs w:val="24"/>
              </w:rPr>
            </w:pPr>
            <w:r>
              <w:rPr>
                <w:color w:val="FF0000"/>
                <w:sz w:val="24"/>
                <w:szCs w:val="24"/>
              </w:rPr>
              <w:t>Video:</w:t>
            </w:r>
          </w:p>
          <w:p w:rsidR="005131FA" w:rsidRDefault="00BF1BDA" w14:paraId="2D0BD002" w14:textId="77777777">
            <w:pPr>
              <w:spacing w:line="240" w:lineRule="auto"/>
              <w:rPr>
                <w:sz w:val="24"/>
                <w:szCs w:val="24"/>
              </w:rPr>
            </w:pPr>
            <w:r w:rsidRPr="4363DA3B" w:rsidR="5DBFC29C">
              <w:rPr>
                <w:sz w:val="24"/>
                <w:szCs w:val="24"/>
              </w:rPr>
              <w:t>Dr. Roy watching over his patients on screens with pride</w:t>
            </w:r>
          </w:p>
        </w:tc>
        <w:tc>
          <w:tcPr>
            <w:tcW w:w="6465" w:type="dxa"/>
            <w:tcMar>
              <w:top w:w="100" w:type="dxa"/>
              <w:left w:w="100" w:type="dxa"/>
              <w:bottom w:w="100" w:type="dxa"/>
              <w:right w:w="100" w:type="dxa"/>
            </w:tcMar>
          </w:tcPr>
          <w:p w:rsidR="005131FA" w:rsidRDefault="00BF1BDA" w14:paraId="3937AC3A" w14:textId="77777777">
            <w:pPr>
              <w:spacing w:line="240" w:lineRule="auto"/>
              <w:rPr>
                <w:sz w:val="24"/>
                <w:szCs w:val="24"/>
              </w:rPr>
            </w:pPr>
            <w:r>
              <w:rPr>
                <w:color w:val="FF0000"/>
                <w:sz w:val="24"/>
                <w:szCs w:val="24"/>
              </w:rPr>
              <w:t>VO:</w:t>
            </w:r>
            <w:r>
              <w:rPr>
                <w:sz w:val="24"/>
                <w:szCs w:val="24"/>
              </w:rPr>
              <w:t xml:space="preserve"> </w:t>
            </w:r>
          </w:p>
          <w:p w:rsidR="005131FA" w:rsidRDefault="00BF1BDA" w14:paraId="27D6FC32" w14:textId="77777777">
            <w:pPr>
              <w:spacing w:line="240" w:lineRule="auto"/>
              <w:rPr>
                <w:sz w:val="24"/>
                <w:szCs w:val="24"/>
              </w:rPr>
            </w:pPr>
            <w:r>
              <w:rPr>
                <w:sz w:val="24"/>
                <w:szCs w:val="24"/>
              </w:rPr>
              <w:t>Integrated patient information… at his fingertips.</w:t>
            </w:r>
          </w:p>
          <w:p w:rsidR="005131FA" w:rsidRDefault="005131FA" w14:paraId="7D95DCCE" w14:textId="77777777">
            <w:pPr>
              <w:spacing w:line="240" w:lineRule="auto"/>
              <w:rPr>
                <w:sz w:val="24"/>
                <w:szCs w:val="24"/>
              </w:rPr>
            </w:pPr>
          </w:p>
          <w:p w:rsidR="005131FA" w:rsidRDefault="00BF1BDA" w14:paraId="7944D872" w14:textId="77777777">
            <w:pPr>
              <w:spacing w:line="240" w:lineRule="auto"/>
              <w:rPr>
                <w:sz w:val="24"/>
                <w:szCs w:val="24"/>
              </w:rPr>
            </w:pPr>
            <w:r>
              <w:rPr>
                <w:color w:val="FF0000"/>
                <w:sz w:val="24"/>
                <w:szCs w:val="24"/>
              </w:rPr>
              <w:t>On screen text:</w:t>
            </w:r>
            <w:r>
              <w:rPr>
                <w:sz w:val="24"/>
                <w:szCs w:val="24"/>
              </w:rPr>
              <w:t xml:space="preserve"> Year: 2035. Time: 11:30pm</w:t>
            </w:r>
          </w:p>
          <w:p w:rsidR="005131FA" w:rsidRDefault="005131FA" w14:paraId="61309927" w14:textId="77777777">
            <w:pPr>
              <w:spacing w:line="240" w:lineRule="auto"/>
              <w:rPr>
                <w:sz w:val="24"/>
                <w:szCs w:val="24"/>
              </w:rPr>
            </w:pPr>
          </w:p>
          <w:p w:rsidR="005131FA" w:rsidRDefault="00BF1BDA" w14:paraId="2070643B" w14:textId="77777777">
            <w:pPr>
              <w:spacing w:line="240" w:lineRule="auto"/>
              <w:rPr>
                <w:sz w:val="24"/>
                <w:szCs w:val="24"/>
              </w:rPr>
            </w:pPr>
            <w:r>
              <w:rPr>
                <w:sz w:val="24"/>
                <w:szCs w:val="24"/>
              </w:rPr>
              <w:t>No inbox guilt. No regrets.</w:t>
            </w:r>
          </w:p>
          <w:p w:rsidR="005131FA" w:rsidRDefault="005131FA" w14:paraId="12C1F6F7" w14:textId="77777777">
            <w:pPr>
              <w:spacing w:line="240" w:lineRule="auto"/>
              <w:rPr>
                <w:sz w:val="24"/>
                <w:szCs w:val="24"/>
              </w:rPr>
            </w:pPr>
          </w:p>
        </w:tc>
      </w:tr>
      <w:tr w:rsidR="007C7FDA" w:rsidTr="4363DA3B" w14:paraId="1BC931D6" w14:textId="77777777">
        <w:tc>
          <w:tcPr>
            <w:tcW w:w="2430" w:type="dxa"/>
            <w:tcMar>
              <w:top w:w="100" w:type="dxa"/>
              <w:left w:w="100" w:type="dxa"/>
              <w:bottom w:w="100" w:type="dxa"/>
              <w:right w:w="100" w:type="dxa"/>
            </w:tcMar>
          </w:tcPr>
          <w:p w:rsidR="005131FA" w:rsidRDefault="00BF1BDA" w14:paraId="54C05DB8" w14:textId="77777777">
            <w:pPr>
              <w:spacing w:line="240" w:lineRule="auto"/>
              <w:rPr>
                <w:color w:val="FF0000"/>
                <w:sz w:val="24"/>
                <w:szCs w:val="24"/>
              </w:rPr>
            </w:pPr>
            <w:r>
              <w:rPr>
                <w:color w:val="FF0000"/>
                <w:sz w:val="24"/>
                <w:szCs w:val="24"/>
              </w:rPr>
              <w:t>Video:</w:t>
            </w:r>
          </w:p>
          <w:p w:rsidR="005131FA" w:rsidRDefault="00BF1BDA" w14:paraId="72D82F3C" w14:textId="77777777">
            <w:pPr>
              <w:spacing w:line="240" w:lineRule="auto"/>
              <w:rPr>
                <w:sz w:val="24"/>
                <w:szCs w:val="24"/>
              </w:rPr>
            </w:pPr>
            <w:r>
              <w:rPr>
                <w:sz w:val="24"/>
                <w:szCs w:val="24"/>
              </w:rPr>
              <w:t>Split screen - Dr. Roy sleeping peacefully / An AI avatar powering up in another language for the next shift.</w:t>
            </w:r>
          </w:p>
        </w:tc>
        <w:tc>
          <w:tcPr>
            <w:tcW w:w="6465" w:type="dxa"/>
            <w:tcMar>
              <w:top w:w="100" w:type="dxa"/>
              <w:left w:w="100" w:type="dxa"/>
              <w:bottom w:w="100" w:type="dxa"/>
              <w:right w:w="100" w:type="dxa"/>
            </w:tcMar>
          </w:tcPr>
          <w:p w:rsidR="005131FA" w:rsidRDefault="00BF1BDA" w14:paraId="6A99175E" w14:textId="77777777">
            <w:pPr>
              <w:spacing w:line="240" w:lineRule="auto"/>
              <w:rPr>
                <w:sz w:val="24"/>
                <w:szCs w:val="24"/>
              </w:rPr>
            </w:pPr>
            <w:r>
              <w:rPr>
                <w:color w:val="FF0000"/>
                <w:sz w:val="24"/>
                <w:szCs w:val="24"/>
              </w:rPr>
              <w:t>VO:</w:t>
            </w:r>
            <w:r>
              <w:rPr>
                <w:sz w:val="24"/>
                <w:szCs w:val="24"/>
              </w:rPr>
              <w:t xml:space="preserve">  </w:t>
            </w:r>
          </w:p>
          <w:p w:rsidR="005131FA" w:rsidP="4363DA3B" w:rsidRDefault="57EB898E" w14:paraId="16024F4C" w14:textId="6B04D81D">
            <w:pPr>
              <w:spacing w:line="240" w:lineRule="auto"/>
              <w:rPr>
                <w:sz w:val="24"/>
                <w:szCs w:val="24"/>
                <w:lang w:val="en-US"/>
              </w:rPr>
            </w:pPr>
            <w:r w:rsidRPr="4363DA3B" w:rsidR="04B13634">
              <w:rPr>
                <w:sz w:val="24"/>
                <w:szCs w:val="24"/>
                <w:lang w:val="en-US"/>
              </w:rPr>
              <w:t>The future of health</w:t>
            </w:r>
            <w:r w:rsidRPr="4363DA3B" w:rsidR="78D35933">
              <w:rPr>
                <w:sz w:val="24"/>
                <w:szCs w:val="24"/>
                <w:lang w:val="en-US"/>
              </w:rPr>
              <w:t>care</w:t>
            </w:r>
            <w:r w:rsidRPr="4363DA3B" w:rsidR="04B13634">
              <w:rPr>
                <w:sz w:val="24"/>
                <w:szCs w:val="24"/>
                <w:lang w:val="en-US"/>
              </w:rPr>
              <w:t xml:space="preserve"> is not </w:t>
            </w:r>
            <w:r w:rsidRPr="4363DA3B" w:rsidR="04B13634">
              <w:rPr>
                <w:sz w:val="24"/>
                <w:szCs w:val="24"/>
                <w:lang w:val="en-US"/>
              </w:rPr>
              <w:t>a place</w:t>
            </w:r>
            <w:r w:rsidRPr="4363DA3B" w:rsidR="04B13634">
              <w:rPr>
                <w:sz w:val="24"/>
                <w:szCs w:val="24"/>
                <w:lang w:val="en-US"/>
              </w:rPr>
              <w:t xml:space="preserve"> we go. </w:t>
            </w:r>
            <w:r w:rsidRPr="4363DA3B" w:rsidR="04B13634">
              <w:rPr>
                <w:sz w:val="24"/>
                <w:szCs w:val="24"/>
                <w:lang w:val="en-US"/>
              </w:rPr>
              <w:t>It's</w:t>
            </w:r>
            <w:r w:rsidRPr="4363DA3B" w:rsidR="04B13634">
              <w:rPr>
                <w:sz w:val="24"/>
                <w:szCs w:val="24"/>
                <w:lang w:val="en-US"/>
              </w:rPr>
              <w:t xml:space="preserve"> a system we choose to build, together with our clients. </w:t>
            </w:r>
          </w:p>
          <w:p w:rsidR="005131FA" w:rsidP="4363DA3B" w:rsidRDefault="57EB898E" w14:paraId="43642BC5" w14:textId="271C614A">
            <w:pPr>
              <w:spacing w:line="240" w:lineRule="auto"/>
              <w:rPr>
                <w:sz w:val="24"/>
                <w:szCs w:val="24"/>
                <w:lang w:val="en-US"/>
              </w:rPr>
            </w:pPr>
          </w:p>
          <w:p w:rsidR="005131FA" w:rsidP="4363DA3B" w:rsidRDefault="57EB898E" w14:paraId="0E2253AF" w14:textId="73737774">
            <w:pPr>
              <w:spacing w:line="240" w:lineRule="auto"/>
              <w:rPr>
                <w:sz w:val="24"/>
                <w:szCs w:val="24"/>
                <w:lang w:val="en-US"/>
              </w:rPr>
            </w:pPr>
            <w:r w:rsidRPr="4363DA3B" w:rsidR="04B13634">
              <w:rPr>
                <w:sz w:val="24"/>
                <w:szCs w:val="24"/>
                <w:lang w:val="en-US"/>
              </w:rPr>
              <w:t xml:space="preserve">At PwC, </w:t>
            </w:r>
            <w:r w:rsidRPr="4363DA3B" w:rsidR="04B13634">
              <w:rPr>
                <w:sz w:val="24"/>
                <w:szCs w:val="24"/>
                <w:lang w:val="en-US"/>
              </w:rPr>
              <w:t>we're</w:t>
            </w:r>
            <w:r w:rsidRPr="4363DA3B" w:rsidR="04B13634">
              <w:rPr>
                <w:sz w:val="24"/>
                <w:szCs w:val="24"/>
                <w:lang w:val="en-US"/>
              </w:rPr>
              <w:t xml:space="preserve"> reimagining a system </w:t>
            </w:r>
            <w:r w:rsidRPr="4363DA3B" w:rsidR="04B13634">
              <w:rPr>
                <w:sz w:val="24"/>
                <w:szCs w:val="24"/>
                <w:lang w:val="en-US"/>
              </w:rPr>
              <w:t>that's</w:t>
            </w:r>
            <w:r w:rsidRPr="4363DA3B" w:rsidR="04B13634">
              <w:rPr>
                <w:sz w:val="24"/>
                <w:szCs w:val="24"/>
                <w:lang w:val="en-US"/>
              </w:rPr>
              <w:t xml:space="preserve"> smarter, more human, and built for </w:t>
            </w:r>
            <w:r w:rsidRPr="4363DA3B" w:rsidR="04B13634">
              <w:rPr>
                <w:sz w:val="24"/>
                <w:szCs w:val="24"/>
                <w:lang w:val="en-US"/>
              </w:rPr>
              <w:t>what's</w:t>
            </w:r>
            <w:r w:rsidRPr="4363DA3B" w:rsidR="04B13634">
              <w:rPr>
                <w:sz w:val="24"/>
                <w:szCs w:val="24"/>
                <w:lang w:val="en-US"/>
              </w:rPr>
              <w:t xml:space="preserve"> next</w:t>
            </w:r>
            <w:r w:rsidRPr="4363DA3B" w:rsidR="04B13634">
              <w:rPr>
                <w:sz w:val="24"/>
                <w:szCs w:val="24"/>
                <w:lang w:val="en-US"/>
              </w:rPr>
              <w:t xml:space="preserve">.  </w:t>
            </w:r>
            <w:r w:rsidRPr="4363DA3B" w:rsidR="04B13634">
              <w:rPr>
                <w:sz w:val="24"/>
                <w:szCs w:val="24"/>
                <w:lang w:val="en-US"/>
              </w:rPr>
              <w:t>This is the Leading Edge of healthcare - and it starts now.</w:t>
            </w:r>
            <w:r w:rsidRPr="4363DA3B" w:rsidR="3D385C29">
              <w:rPr>
                <w:sz w:val="24"/>
                <w:szCs w:val="24"/>
                <w:lang w:val="en-US"/>
              </w:rPr>
              <w:t xml:space="preserve"> </w:t>
            </w:r>
          </w:p>
          <w:p w:rsidR="005131FA" w:rsidRDefault="005131FA" w14:paraId="55F10E94" w14:textId="77777777">
            <w:pPr>
              <w:spacing w:line="240" w:lineRule="auto"/>
              <w:rPr>
                <w:rFonts w:ascii="Roboto" w:hAnsi="Roboto" w:eastAsia="Roboto" w:cs="Roboto"/>
                <w:color w:val="444746"/>
                <w:sz w:val="21"/>
                <w:szCs w:val="21"/>
              </w:rPr>
            </w:pPr>
          </w:p>
        </w:tc>
      </w:tr>
    </w:tbl>
    <w:p w:rsidR="005131FA" w:rsidRDefault="005131FA" w14:paraId="1089B211" w14:textId="77777777">
      <w:pPr>
        <w:rPr>
          <w:sz w:val="24"/>
          <w:szCs w:val="24"/>
        </w:rPr>
      </w:pPr>
    </w:p>
    <w:p w:rsidR="005131FA" w:rsidRDefault="005131FA" w14:paraId="0D80E90E" w14:textId="77777777">
      <w:pPr>
        <w:rPr>
          <w:sz w:val="24"/>
          <w:szCs w:val="24"/>
        </w:rPr>
      </w:pPr>
    </w:p>
    <w:p w:rsidR="005131FA" w:rsidRDefault="00BF1BDA" w14:paraId="25797E60" w14:textId="77777777">
      <w:pPr>
        <w:rPr>
          <w:b/>
          <w:sz w:val="18"/>
          <w:szCs w:val="18"/>
        </w:rPr>
      </w:pPr>
      <w:r>
        <w:rPr>
          <w:b/>
          <w:noProof/>
          <w:sz w:val="18"/>
          <w:szCs w:val="18"/>
        </w:rPr>
        <w:drawing>
          <wp:inline distT="114300" distB="114300" distL="114300" distR="114300" wp14:anchorId="7FEE8615" wp14:editId="7C9AD15B">
            <wp:extent cx="5943600" cy="6616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6616700"/>
                    </a:xfrm>
                    <a:prstGeom prst="rect">
                      <a:avLst/>
                    </a:prstGeom>
                    <a:ln/>
                  </pic:spPr>
                </pic:pic>
              </a:graphicData>
            </a:graphic>
          </wp:inline>
        </w:drawing>
      </w:r>
    </w:p>
    <w:p w:rsidR="005131FA" w:rsidRDefault="005131FA" w14:paraId="40F1FCDF" w14:textId="77777777">
      <w:pPr>
        <w:rPr>
          <w:b/>
          <w:sz w:val="18"/>
          <w:szCs w:val="18"/>
        </w:rPr>
      </w:pPr>
    </w:p>
    <w:p w:rsidR="005131FA" w:rsidP="2BF51D51" w:rsidRDefault="57EB898E" w14:paraId="1E7EC23E" w14:textId="77777777">
      <w:pPr>
        <w:rPr>
          <w:b/>
          <w:bCs/>
          <w:sz w:val="18"/>
          <w:szCs w:val="18"/>
          <w:lang w:val="en-US"/>
        </w:rPr>
      </w:pPr>
      <w:r w:rsidRPr="2BF51D51">
        <w:rPr>
          <w:b/>
          <w:bCs/>
          <w:sz w:val="18"/>
          <w:szCs w:val="18"/>
          <w:lang w:val="en-US"/>
        </w:rPr>
        <w:t xml:space="preserve">August 11th client feedback due  EOD </w:t>
      </w:r>
    </w:p>
    <w:sectPr w:rsidR="005131FA">
      <w:headerReference w:type="default" r:id="rId15"/>
      <w:pgSz w:w="12240" w:h="15840" w:orient="portrait"/>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w15:commentEx w15:done="0" w15:paraId="2758B4A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2E8F7D8" w16cex:dateUtc="2025-07-30T16:50:00Z"/>
</w16cex:commentsExtensible>
</file>

<file path=word/commentsIds.xml><?xml version="1.0" encoding="utf-8"?>
<w16cid:commentsIds xmlns:mc="http://schemas.openxmlformats.org/markup-compatibility/2006" xmlns:w16cid="http://schemas.microsoft.com/office/word/2016/wordml/cid" mc:Ignorable="w16cid">
  <w16cid:commentId w16cid:paraId="2758B4A7" w16cid:durableId="32E8F7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84E31" w:rsidRDefault="00584E31" w14:paraId="253C2204" w14:textId="77777777">
      <w:pPr>
        <w:spacing w:line="240" w:lineRule="auto"/>
      </w:pPr>
      <w:r>
        <w:separator/>
      </w:r>
    </w:p>
  </w:endnote>
  <w:endnote w:type="continuationSeparator" w:id="0">
    <w:p w:rsidR="00584E31" w:rsidRDefault="00584E31" w14:paraId="6994D380" w14:textId="77777777">
      <w:pPr>
        <w:spacing w:line="240" w:lineRule="auto"/>
      </w:pPr>
      <w:r>
        <w:continuationSeparator/>
      </w:r>
    </w:p>
  </w:endnote>
  <w:endnote w:type="continuationNotice" w:id="1">
    <w:p w:rsidR="00584E31" w:rsidRDefault="00584E31" w14:paraId="6AA441BB"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D9BE2AB2-B11E-486D-8D9D-B80ED21669D3}" r:id="rId1"/>
  </w:font>
  <w:font w:name="Roboto">
    <w:charset w:val="00"/>
    <w:family w:val="auto"/>
    <w:pitch w:val="variable"/>
    <w:sig w:usb0="E0000AFF" w:usb1="5000217F" w:usb2="00000021" w:usb3="00000000" w:csb0="0000019F" w:csb1="00000000"/>
    <w:embedRegular w:fontKey="{520B5191-9198-4788-A8EB-2F9226C735E8}"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0F22CECC-C8E4-45DE-8B3F-FBBE0274A6C3}" r:id="rId3"/>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w:fontKey="{E0590571-7DD3-4665-AB14-C9C5E0D4B1F7}" r:id="rId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84E31" w:rsidRDefault="00584E31" w14:paraId="74D19FBB" w14:textId="77777777">
      <w:pPr>
        <w:spacing w:line="240" w:lineRule="auto"/>
      </w:pPr>
      <w:r>
        <w:separator/>
      </w:r>
    </w:p>
  </w:footnote>
  <w:footnote w:type="continuationSeparator" w:id="0">
    <w:p w:rsidR="00584E31" w:rsidRDefault="00584E31" w14:paraId="28E21767" w14:textId="77777777">
      <w:pPr>
        <w:spacing w:line="240" w:lineRule="auto"/>
      </w:pPr>
      <w:r>
        <w:continuationSeparator/>
      </w:r>
    </w:p>
  </w:footnote>
  <w:footnote w:type="continuationNotice" w:id="1">
    <w:p w:rsidR="00584E31" w:rsidRDefault="00584E31" w14:paraId="50541BF5"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131FA" w:rsidRDefault="00BF1BDA" w14:paraId="14036B09" w14:textId="77777777">
    <w:pPr>
      <w:jc w:val="right"/>
    </w:pPr>
    <w:r>
      <w:fldChar w:fldCharType="begin"/>
    </w:r>
    <w:r>
      <w:instrText>PAGE</w:instrText>
    </w:r>
    <w:r>
      <w:fldChar w:fldCharType="separate"/>
    </w:r>
    <w:r w:rsidR="00423844">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C6B2D8"/>
    <w:multiLevelType w:val="hybridMultilevel"/>
    <w:tmpl w:val="FEF6CEC0"/>
    <w:lvl w:ilvl="0" w:tplc="2FBE0DA8">
      <w:start w:val="1"/>
      <w:numFmt w:val="bullet"/>
      <w:lvlText w:val=""/>
      <w:lvlJc w:val="left"/>
      <w:pPr>
        <w:ind w:left="720" w:hanging="360"/>
      </w:pPr>
      <w:rPr>
        <w:rFonts w:hint="default" w:ascii="Symbol" w:hAnsi="Symbol"/>
      </w:rPr>
    </w:lvl>
    <w:lvl w:ilvl="1" w:tplc="615443CE">
      <w:start w:val="1"/>
      <w:numFmt w:val="bullet"/>
      <w:lvlText w:val="o"/>
      <w:lvlJc w:val="left"/>
      <w:pPr>
        <w:ind w:left="1440" w:hanging="360"/>
      </w:pPr>
      <w:rPr>
        <w:rFonts w:hint="default" w:ascii="Courier New" w:hAnsi="Courier New"/>
      </w:rPr>
    </w:lvl>
    <w:lvl w:ilvl="2" w:tplc="B2003C0E">
      <w:start w:val="1"/>
      <w:numFmt w:val="bullet"/>
      <w:lvlText w:val=""/>
      <w:lvlJc w:val="left"/>
      <w:pPr>
        <w:ind w:left="2160" w:hanging="360"/>
      </w:pPr>
      <w:rPr>
        <w:rFonts w:hint="default" w:ascii="Wingdings" w:hAnsi="Wingdings"/>
      </w:rPr>
    </w:lvl>
    <w:lvl w:ilvl="3" w:tplc="339C2EEC">
      <w:start w:val="1"/>
      <w:numFmt w:val="bullet"/>
      <w:lvlText w:val=""/>
      <w:lvlJc w:val="left"/>
      <w:pPr>
        <w:ind w:left="2880" w:hanging="360"/>
      </w:pPr>
      <w:rPr>
        <w:rFonts w:hint="default" w:ascii="Symbol" w:hAnsi="Symbol"/>
      </w:rPr>
    </w:lvl>
    <w:lvl w:ilvl="4" w:tplc="97C03106">
      <w:start w:val="1"/>
      <w:numFmt w:val="bullet"/>
      <w:lvlText w:val="o"/>
      <w:lvlJc w:val="left"/>
      <w:pPr>
        <w:ind w:left="3600" w:hanging="360"/>
      </w:pPr>
      <w:rPr>
        <w:rFonts w:hint="default" w:ascii="Courier New" w:hAnsi="Courier New"/>
      </w:rPr>
    </w:lvl>
    <w:lvl w:ilvl="5" w:tplc="FB28CEDC">
      <w:start w:val="1"/>
      <w:numFmt w:val="bullet"/>
      <w:lvlText w:val=""/>
      <w:lvlJc w:val="left"/>
      <w:pPr>
        <w:ind w:left="4320" w:hanging="360"/>
      </w:pPr>
      <w:rPr>
        <w:rFonts w:hint="default" w:ascii="Wingdings" w:hAnsi="Wingdings"/>
      </w:rPr>
    </w:lvl>
    <w:lvl w:ilvl="6" w:tplc="470642F2">
      <w:start w:val="1"/>
      <w:numFmt w:val="bullet"/>
      <w:lvlText w:val=""/>
      <w:lvlJc w:val="left"/>
      <w:pPr>
        <w:ind w:left="5040" w:hanging="360"/>
      </w:pPr>
      <w:rPr>
        <w:rFonts w:hint="default" w:ascii="Symbol" w:hAnsi="Symbol"/>
      </w:rPr>
    </w:lvl>
    <w:lvl w:ilvl="7" w:tplc="BA34E3FC">
      <w:start w:val="1"/>
      <w:numFmt w:val="bullet"/>
      <w:lvlText w:val="o"/>
      <w:lvlJc w:val="left"/>
      <w:pPr>
        <w:ind w:left="5760" w:hanging="360"/>
      </w:pPr>
      <w:rPr>
        <w:rFonts w:hint="default" w:ascii="Courier New" w:hAnsi="Courier New"/>
      </w:rPr>
    </w:lvl>
    <w:lvl w:ilvl="8" w:tplc="F2FAF01A">
      <w:start w:val="1"/>
      <w:numFmt w:val="bullet"/>
      <w:lvlText w:val=""/>
      <w:lvlJc w:val="left"/>
      <w:pPr>
        <w:ind w:left="6480" w:hanging="360"/>
      </w:pPr>
      <w:rPr>
        <w:rFonts w:hint="default" w:ascii="Wingdings" w:hAnsi="Wingdings"/>
      </w:rPr>
    </w:lvl>
  </w:abstractNum>
  <w:num w:numId="1" w16cid:durableId="1906718182">
    <w:abstractNumId w:val="0"/>
  </w:num>
</w:numbering>
</file>

<file path=word/people.xml><?xml version="1.0" encoding="utf-8"?>
<w15:people xmlns:mc="http://schemas.openxmlformats.org/markup-compatibility/2006" xmlns:w15="http://schemas.microsoft.com/office/word/2012/wordml" mc:Ignorable="w15">
  <w15:person w15:author="Ellen Burr (US)">
    <w15:presenceInfo w15:providerId="AD" w15:userId="S::ellen.burr@pwc.com::119bc0f3-ea21-48a5-8bbc-a0b8b2d21d68"/>
  </w15:person>
  <w15:person w15:author="Meghan Boudreau (US)">
    <w15:presenceInfo w15:providerId="AD" w15:userId="S::meghan.k.boudreau@pwc.com::5362e25c-ba63-44c3-b5e7-a8d5d79275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1FA"/>
    <w:rsid w:val="000022D6"/>
    <w:rsid w:val="0001098F"/>
    <w:rsid w:val="00013E53"/>
    <w:rsid w:val="00036216"/>
    <w:rsid w:val="00056001"/>
    <w:rsid w:val="00056DED"/>
    <w:rsid w:val="0007250F"/>
    <w:rsid w:val="00073027"/>
    <w:rsid w:val="00076884"/>
    <w:rsid w:val="0008117C"/>
    <w:rsid w:val="0008324D"/>
    <w:rsid w:val="00095A0E"/>
    <w:rsid w:val="000A0603"/>
    <w:rsid w:val="000A370D"/>
    <w:rsid w:val="000D1F90"/>
    <w:rsid w:val="000E5180"/>
    <w:rsid w:val="000F1AD8"/>
    <w:rsid w:val="00101586"/>
    <w:rsid w:val="0012795E"/>
    <w:rsid w:val="001349C8"/>
    <w:rsid w:val="00141640"/>
    <w:rsid w:val="00143077"/>
    <w:rsid w:val="00150EB9"/>
    <w:rsid w:val="001527AF"/>
    <w:rsid w:val="00160E30"/>
    <w:rsid w:val="0016690B"/>
    <w:rsid w:val="001720FB"/>
    <w:rsid w:val="00175282"/>
    <w:rsid w:val="00185068"/>
    <w:rsid w:val="0018576F"/>
    <w:rsid w:val="001950AE"/>
    <w:rsid w:val="001A33BE"/>
    <w:rsid w:val="001A553C"/>
    <w:rsid w:val="001A574A"/>
    <w:rsid w:val="001B0643"/>
    <w:rsid w:val="001C6976"/>
    <w:rsid w:val="001E53C5"/>
    <w:rsid w:val="0020246C"/>
    <w:rsid w:val="00204A4F"/>
    <w:rsid w:val="00215A03"/>
    <w:rsid w:val="002175C2"/>
    <w:rsid w:val="00217CE1"/>
    <w:rsid w:val="0022487F"/>
    <w:rsid w:val="00226ABE"/>
    <w:rsid w:val="00231AA8"/>
    <w:rsid w:val="002333CE"/>
    <w:rsid w:val="00234273"/>
    <w:rsid w:val="00253297"/>
    <w:rsid w:val="00265C2E"/>
    <w:rsid w:val="002A08BA"/>
    <w:rsid w:val="002A1D25"/>
    <w:rsid w:val="002C6026"/>
    <w:rsid w:val="0030547C"/>
    <w:rsid w:val="00323471"/>
    <w:rsid w:val="00324C16"/>
    <w:rsid w:val="00343447"/>
    <w:rsid w:val="003512EA"/>
    <w:rsid w:val="00353898"/>
    <w:rsid w:val="00390776"/>
    <w:rsid w:val="003A3788"/>
    <w:rsid w:val="003A44BF"/>
    <w:rsid w:val="003B05F3"/>
    <w:rsid w:val="003D3378"/>
    <w:rsid w:val="003E4C5B"/>
    <w:rsid w:val="003E7354"/>
    <w:rsid w:val="00417B92"/>
    <w:rsid w:val="00423844"/>
    <w:rsid w:val="00431D06"/>
    <w:rsid w:val="004816AC"/>
    <w:rsid w:val="00484280"/>
    <w:rsid w:val="004972ED"/>
    <w:rsid w:val="004A06DD"/>
    <w:rsid w:val="004B04D8"/>
    <w:rsid w:val="004C62A4"/>
    <w:rsid w:val="004E6F9C"/>
    <w:rsid w:val="004F227F"/>
    <w:rsid w:val="005131FA"/>
    <w:rsid w:val="00515EA0"/>
    <w:rsid w:val="00536814"/>
    <w:rsid w:val="00547D06"/>
    <w:rsid w:val="00551473"/>
    <w:rsid w:val="005518EF"/>
    <w:rsid w:val="0055359D"/>
    <w:rsid w:val="0055B7D8"/>
    <w:rsid w:val="00560B6D"/>
    <w:rsid w:val="00561833"/>
    <w:rsid w:val="00574A30"/>
    <w:rsid w:val="005824A4"/>
    <w:rsid w:val="00584E31"/>
    <w:rsid w:val="00587AD5"/>
    <w:rsid w:val="00596355"/>
    <w:rsid w:val="00596971"/>
    <w:rsid w:val="005A5252"/>
    <w:rsid w:val="005A702D"/>
    <w:rsid w:val="005A70AF"/>
    <w:rsid w:val="005A7FA4"/>
    <w:rsid w:val="005C16CA"/>
    <w:rsid w:val="005D1806"/>
    <w:rsid w:val="005D49BF"/>
    <w:rsid w:val="005E0E1C"/>
    <w:rsid w:val="0060422F"/>
    <w:rsid w:val="00610F1C"/>
    <w:rsid w:val="00616B92"/>
    <w:rsid w:val="00632627"/>
    <w:rsid w:val="006534AC"/>
    <w:rsid w:val="0065661B"/>
    <w:rsid w:val="0066474D"/>
    <w:rsid w:val="00673599"/>
    <w:rsid w:val="0067603D"/>
    <w:rsid w:val="00681005"/>
    <w:rsid w:val="006C7BD0"/>
    <w:rsid w:val="006F103A"/>
    <w:rsid w:val="00706972"/>
    <w:rsid w:val="00732DA8"/>
    <w:rsid w:val="00734E30"/>
    <w:rsid w:val="00735472"/>
    <w:rsid w:val="00735B54"/>
    <w:rsid w:val="00747489"/>
    <w:rsid w:val="007549F0"/>
    <w:rsid w:val="0076708C"/>
    <w:rsid w:val="00771E9A"/>
    <w:rsid w:val="007B3D58"/>
    <w:rsid w:val="007C2F2C"/>
    <w:rsid w:val="007C7FDA"/>
    <w:rsid w:val="007D2809"/>
    <w:rsid w:val="007E01FF"/>
    <w:rsid w:val="007E4FA4"/>
    <w:rsid w:val="007F7E05"/>
    <w:rsid w:val="0082197B"/>
    <w:rsid w:val="008276FA"/>
    <w:rsid w:val="008301EF"/>
    <w:rsid w:val="0083090A"/>
    <w:rsid w:val="00841718"/>
    <w:rsid w:val="008534A3"/>
    <w:rsid w:val="0085375E"/>
    <w:rsid w:val="008633C9"/>
    <w:rsid w:val="0087545C"/>
    <w:rsid w:val="008959F1"/>
    <w:rsid w:val="008B4835"/>
    <w:rsid w:val="008B60C5"/>
    <w:rsid w:val="008B7EA0"/>
    <w:rsid w:val="008D7297"/>
    <w:rsid w:val="008E2CDC"/>
    <w:rsid w:val="008E5F64"/>
    <w:rsid w:val="009121DC"/>
    <w:rsid w:val="00924900"/>
    <w:rsid w:val="0092719C"/>
    <w:rsid w:val="00933E88"/>
    <w:rsid w:val="00957E70"/>
    <w:rsid w:val="00961542"/>
    <w:rsid w:val="009666A3"/>
    <w:rsid w:val="00973776"/>
    <w:rsid w:val="00986881"/>
    <w:rsid w:val="009905AA"/>
    <w:rsid w:val="00990C52"/>
    <w:rsid w:val="0099309E"/>
    <w:rsid w:val="009A324A"/>
    <w:rsid w:val="009B43E1"/>
    <w:rsid w:val="009C7275"/>
    <w:rsid w:val="009D195E"/>
    <w:rsid w:val="009E3E6A"/>
    <w:rsid w:val="009F40EF"/>
    <w:rsid w:val="009F74A7"/>
    <w:rsid w:val="00A1682A"/>
    <w:rsid w:val="00A22E7C"/>
    <w:rsid w:val="00A55042"/>
    <w:rsid w:val="00A565D8"/>
    <w:rsid w:val="00A63492"/>
    <w:rsid w:val="00A63EE5"/>
    <w:rsid w:val="00A841D1"/>
    <w:rsid w:val="00A97D2A"/>
    <w:rsid w:val="00AA30DE"/>
    <w:rsid w:val="00AD0B2D"/>
    <w:rsid w:val="00AE2F88"/>
    <w:rsid w:val="00AF486C"/>
    <w:rsid w:val="00B12A9F"/>
    <w:rsid w:val="00B21DF3"/>
    <w:rsid w:val="00B236F8"/>
    <w:rsid w:val="00B23C2D"/>
    <w:rsid w:val="00B23E5D"/>
    <w:rsid w:val="00B5461A"/>
    <w:rsid w:val="00B87E4D"/>
    <w:rsid w:val="00BA2012"/>
    <w:rsid w:val="00BA3E83"/>
    <w:rsid w:val="00BF1BDA"/>
    <w:rsid w:val="00BF65F9"/>
    <w:rsid w:val="00C0423E"/>
    <w:rsid w:val="00C06E4E"/>
    <w:rsid w:val="00C179D2"/>
    <w:rsid w:val="00C32A61"/>
    <w:rsid w:val="00C359D7"/>
    <w:rsid w:val="00C416A1"/>
    <w:rsid w:val="00C4258E"/>
    <w:rsid w:val="00C539A0"/>
    <w:rsid w:val="00C56A2C"/>
    <w:rsid w:val="00C67856"/>
    <w:rsid w:val="00C70572"/>
    <w:rsid w:val="00C83B5A"/>
    <w:rsid w:val="00C85B35"/>
    <w:rsid w:val="00C97AB3"/>
    <w:rsid w:val="00CB27D6"/>
    <w:rsid w:val="00CB3177"/>
    <w:rsid w:val="00CB536B"/>
    <w:rsid w:val="00CC5DD8"/>
    <w:rsid w:val="00CC6750"/>
    <w:rsid w:val="00CE4730"/>
    <w:rsid w:val="00CE7666"/>
    <w:rsid w:val="00CF5307"/>
    <w:rsid w:val="00D02943"/>
    <w:rsid w:val="00D061EB"/>
    <w:rsid w:val="00D350E4"/>
    <w:rsid w:val="00D36A14"/>
    <w:rsid w:val="00D44DE1"/>
    <w:rsid w:val="00D617DF"/>
    <w:rsid w:val="00D648AC"/>
    <w:rsid w:val="00D74E24"/>
    <w:rsid w:val="00D76B84"/>
    <w:rsid w:val="00D85C6C"/>
    <w:rsid w:val="00D922AF"/>
    <w:rsid w:val="00DA052A"/>
    <w:rsid w:val="00DA374E"/>
    <w:rsid w:val="00DA5FD5"/>
    <w:rsid w:val="00DA7A5E"/>
    <w:rsid w:val="00DB7417"/>
    <w:rsid w:val="00DC5C25"/>
    <w:rsid w:val="00DD54D3"/>
    <w:rsid w:val="00DF7F5A"/>
    <w:rsid w:val="00E04D41"/>
    <w:rsid w:val="00E26C0E"/>
    <w:rsid w:val="00E97E3F"/>
    <w:rsid w:val="00EA45A7"/>
    <w:rsid w:val="00EB78D9"/>
    <w:rsid w:val="00EE1A13"/>
    <w:rsid w:val="00EE2D27"/>
    <w:rsid w:val="00F0054E"/>
    <w:rsid w:val="00F3743B"/>
    <w:rsid w:val="00F4139A"/>
    <w:rsid w:val="00F52782"/>
    <w:rsid w:val="00F61DA6"/>
    <w:rsid w:val="00F75C39"/>
    <w:rsid w:val="00F81B15"/>
    <w:rsid w:val="00F87158"/>
    <w:rsid w:val="00F96773"/>
    <w:rsid w:val="00FA7174"/>
    <w:rsid w:val="00FB05BD"/>
    <w:rsid w:val="00FB7EBA"/>
    <w:rsid w:val="00FE4720"/>
    <w:rsid w:val="01302C1C"/>
    <w:rsid w:val="016071F1"/>
    <w:rsid w:val="017EF037"/>
    <w:rsid w:val="0348E6B3"/>
    <w:rsid w:val="042C7FB6"/>
    <w:rsid w:val="047BA062"/>
    <w:rsid w:val="04B13634"/>
    <w:rsid w:val="04B7BD56"/>
    <w:rsid w:val="04CCD4B7"/>
    <w:rsid w:val="053A5844"/>
    <w:rsid w:val="053B2339"/>
    <w:rsid w:val="054F2FB0"/>
    <w:rsid w:val="055210AA"/>
    <w:rsid w:val="055F71CA"/>
    <w:rsid w:val="0566D4A4"/>
    <w:rsid w:val="057224EE"/>
    <w:rsid w:val="06143F02"/>
    <w:rsid w:val="0705A0B5"/>
    <w:rsid w:val="071F0338"/>
    <w:rsid w:val="0754BD45"/>
    <w:rsid w:val="0757CEE6"/>
    <w:rsid w:val="084A96DE"/>
    <w:rsid w:val="0977FE14"/>
    <w:rsid w:val="09919C8B"/>
    <w:rsid w:val="09A0B39B"/>
    <w:rsid w:val="09C5C841"/>
    <w:rsid w:val="09D0D68C"/>
    <w:rsid w:val="09E74CAC"/>
    <w:rsid w:val="0A3F9D1F"/>
    <w:rsid w:val="0B37B29B"/>
    <w:rsid w:val="0DB3743A"/>
    <w:rsid w:val="0DDD863E"/>
    <w:rsid w:val="0DE090B4"/>
    <w:rsid w:val="0DEDA1DF"/>
    <w:rsid w:val="0E070EB8"/>
    <w:rsid w:val="0E643E59"/>
    <w:rsid w:val="0E9CC353"/>
    <w:rsid w:val="0EB81FA8"/>
    <w:rsid w:val="0F1DF81C"/>
    <w:rsid w:val="0F371FA0"/>
    <w:rsid w:val="100C8964"/>
    <w:rsid w:val="10108CFA"/>
    <w:rsid w:val="108B13AA"/>
    <w:rsid w:val="114F7372"/>
    <w:rsid w:val="11740AEE"/>
    <w:rsid w:val="117CAD22"/>
    <w:rsid w:val="117DA152"/>
    <w:rsid w:val="11F4355D"/>
    <w:rsid w:val="11F8626B"/>
    <w:rsid w:val="1222E9FB"/>
    <w:rsid w:val="12674673"/>
    <w:rsid w:val="13AC7BED"/>
    <w:rsid w:val="142280BA"/>
    <w:rsid w:val="14B7C39E"/>
    <w:rsid w:val="14CE7684"/>
    <w:rsid w:val="14DE3754"/>
    <w:rsid w:val="14EAE237"/>
    <w:rsid w:val="14F2429F"/>
    <w:rsid w:val="15313FB5"/>
    <w:rsid w:val="154E1402"/>
    <w:rsid w:val="15B29F17"/>
    <w:rsid w:val="16721C22"/>
    <w:rsid w:val="169763A2"/>
    <w:rsid w:val="16A24364"/>
    <w:rsid w:val="16B992B6"/>
    <w:rsid w:val="16D1D7F0"/>
    <w:rsid w:val="16D4D62F"/>
    <w:rsid w:val="171D9736"/>
    <w:rsid w:val="185DD334"/>
    <w:rsid w:val="195193F1"/>
    <w:rsid w:val="1A751F43"/>
    <w:rsid w:val="1A9CB244"/>
    <w:rsid w:val="1BB6A699"/>
    <w:rsid w:val="1BC3DB2E"/>
    <w:rsid w:val="1BE39398"/>
    <w:rsid w:val="1C037DE3"/>
    <w:rsid w:val="1C1CE492"/>
    <w:rsid w:val="1D41EAFB"/>
    <w:rsid w:val="1D728941"/>
    <w:rsid w:val="1DC5E68F"/>
    <w:rsid w:val="1DDFB434"/>
    <w:rsid w:val="1E044256"/>
    <w:rsid w:val="1E051A38"/>
    <w:rsid w:val="1E54ED51"/>
    <w:rsid w:val="1E92C5C7"/>
    <w:rsid w:val="1EB94281"/>
    <w:rsid w:val="1EB99867"/>
    <w:rsid w:val="1ED70DE1"/>
    <w:rsid w:val="1F1DF98F"/>
    <w:rsid w:val="1F37D18A"/>
    <w:rsid w:val="1F659511"/>
    <w:rsid w:val="1F883D3F"/>
    <w:rsid w:val="1FF19A97"/>
    <w:rsid w:val="201E0853"/>
    <w:rsid w:val="2084D9D8"/>
    <w:rsid w:val="20D23435"/>
    <w:rsid w:val="21D16A20"/>
    <w:rsid w:val="22304533"/>
    <w:rsid w:val="24981E2C"/>
    <w:rsid w:val="24B74E04"/>
    <w:rsid w:val="250C1195"/>
    <w:rsid w:val="252741A0"/>
    <w:rsid w:val="25F7DEE2"/>
    <w:rsid w:val="266094FB"/>
    <w:rsid w:val="26904703"/>
    <w:rsid w:val="26D2944D"/>
    <w:rsid w:val="26EDC8F0"/>
    <w:rsid w:val="270EB4D1"/>
    <w:rsid w:val="275032F2"/>
    <w:rsid w:val="2778678C"/>
    <w:rsid w:val="27DA6EFE"/>
    <w:rsid w:val="27EDAE83"/>
    <w:rsid w:val="27F47845"/>
    <w:rsid w:val="2834FAC2"/>
    <w:rsid w:val="289791EB"/>
    <w:rsid w:val="28A66536"/>
    <w:rsid w:val="2902FCD9"/>
    <w:rsid w:val="2A103DC6"/>
    <w:rsid w:val="2A639738"/>
    <w:rsid w:val="2BA95B87"/>
    <w:rsid w:val="2BAF72E3"/>
    <w:rsid w:val="2BF51D51"/>
    <w:rsid w:val="2C2D0C46"/>
    <w:rsid w:val="2C2F20A3"/>
    <w:rsid w:val="2C6254EA"/>
    <w:rsid w:val="2CEB3131"/>
    <w:rsid w:val="2D230454"/>
    <w:rsid w:val="2D819B50"/>
    <w:rsid w:val="2DCF16E7"/>
    <w:rsid w:val="2E02E577"/>
    <w:rsid w:val="2E48ECBE"/>
    <w:rsid w:val="2E90FAA7"/>
    <w:rsid w:val="2EC16C35"/>
    <w:rsid w:val="2ECE7B42"/>
    <w:rsid w:val="2F10B4ED"/>
    <w:rsid w:val="2F4F95F1"/>
    <w:rsid w:val="2F5F5CAF"/>
    <w:rsid w:val="2F62B4F3"/>
    <w:rsid w:val="2F6B86B9"/>
    <w:rsid w:val="2FB2D8AB"/>
    <w:rsid w:val="3011728F"/>
    <w:rsid w:val="3039505A"/>
    <w:rsid w:val="303AC377"/>
    <w:rsid w:val="304AB5CE"/>
    <w:rsid w:val="30D31A3F"/>
    <w:rsid w:val="3165A13A"/>
    <w:rsid w:val="31D74C8C"/>
    <w:rsid w:val="31DAE12A"/>
    <w:rsid w:val="33046DF7"/>
    <w:rsid w:val="343DD031"/>
    <w:rsid w:val="345EE2AC"/>
    <w:rsid w:val="348C38C9"/>
    <w:rsid w:val="34B8EF4A"/>
    <w:rsid w:val="34C2826F"/>
    <w:rsid w:val="34CECBD3"/>
    <w:rsid w:val="34FDA8D8"/>
    <w:rsid w:val="350EE80A"/>
    <w:rsid w:val="35259177"/>
    <w:rsid w:val="35B41082"/>
    <w:rsid w:val="36411347"/>
    <w:rsid w:val="366F877F"/>
    <w:rsid w:val="36A0D223"/>
    <w:rsid w:val="36F02455"/>
    <w:rsid w:val="385A4D6D"/>
    <w:rsid w:val="389E9D13"/>
    <w:rsid w:val="38BE24B0"/>
    <w:rsid w:val="38D40488"/>
    <w:rsid w:val="38E8FCE2"/>
    <w:rsid w:val="396CA575"/>
    <w:rsid w:val="3980B064"/>
    <w:rsid w:val="399C78DB"/>
    <w:rsid w:val="3BFB0DCC"/>
    <w:rsid w:val="3C081782"/>
    <w:rsid w:val="3C0D90F5"/>
    <w:rsid w:val="3C3F179C"/>
    <w:rsid w:val="3C3F3F69"/>
    <w:rsid w:val="3C8109EC"/>
    <w:rsid w:val="3CBB304C"/>
    <w:rsid w:val="3D385C29"/>
    <w:rsid w:val="3DF69CA9"/>
    <w:rsid w:val="3EA3684E"/>
    <w:rsid w:val="3EB70BFF"/>
    <w:rsid w:val="3F22E109"/>
    <w:rsid w:val="3F272E04"/>
    <w:rsid w:val="3F756A03"/>
    <w:rsid w:val="3FE22E80"/>
    <w:rsid w:val="40744F93"/>
    <w:rsid w:val="407A4CAB"/>
    <w:rsid w:val="41A6F220"/>
    <w:rsid w:val="42514FE1"/>
    <w:rsid w:val="4363DA3B"/>
    <w:rsid w:val="43D07F03"/>
    <w:rsid w:val="43D1F7B3"/>
    <w:rsid w:val="450B7687"/>
    <w:rsid w:val="451AFA78"/>
    <w:rsid w:val="46E41B60"/>
    <w:rsid w:val="4781F1AD"/>
    <w:rsid w:val="4798E79B"/>
    <w:rsid w:val="4802C80C"/>
    <w:rsid w:val="480F5989"/>
    <w:rsid w:val="487FC5B5"/>
    <w:rsid w:val="4884B7FE"/>
    <w:rsid w:val="48870B18"/>
    <w:rsid w:val="49FC5EC0"/>
    <w:rsid w:val="4A012A04"/>
    <w:rsid w:val="4A63F4D3"/>
    <w:rsid w:val="4B43C457"/>
    <w:rsid w:val="4BAF6953"/>
    <w:rsid w:val="4C6F18D1"/>
    <w:rsid w:val="4D791879"/>
    <w:rsid w:val="4DA3AFAA"/>
    <w:rsid w:val="4DBF71A3"/>
    <w:rsid w:val="4DF6E5C9"/>
    <w:rsid w:val="4E746D81"/>
    <w:rsid w:val="4F664CFF"/>
    <w:rsid w:val="4F905145"/>
    <w:rsid w:val="508C5238"/>
    <w:rsid w:val="50A94F7B"/>
    <w:rsid w:val="50D0B61C"/>
    <w:rsid w:val="5238B908"/>
    <w:rsid w:val="5269164A"/>
    <w:rsid w:val="5273B933"/>
    <w:rsid w:val="532F3A67"/>
    <w:rsid w:val="5336E606"/>
    <w:rsid w:val="53570BF5"/>
    <w:rsid w:val="53691905"/>
    <w:rsid w:val="5382C90D"/>
    <w:rsid w:val="53CA1909"/>
    <w:rsid w:val="5477FD2D"/>
    <w:rsid w:val="54AB4F46"/>
    <w:rsid w:val="556F5697"/>
    <w:rsid w:val="558A943F"/>
    <w:rsid w:val="55912A96"/>
    <w:rsid w:val="561F6847"/>
    <w:rsid w:val="56DE30B9"/>
    <w:rsid w:val="57EB898E"/>
    <w:rsid w:val="58181753"/>
    <w:rsid w:val="588FB269"/>
    <w:rsid w:val="58CEC3A3"/>
    <w:rsid w:val="591CC1C0"/>
    <w:rsid w:val="59A1F381"/>
    <w:rsid w:val="59E307F9"/>
    <w:rsid w:val="5ABE9EBE"/>
    <w:rsid w:val="5BC8C910"/>
    <w:rsid w:val="5BF950DC"/>
    <w:rsid w:val="5CCBEEE4"/>
    <w:rsid w:val="5D0142BF"/>
    <w:rsid w:val="5DA1F66A"/>
    <w:rsid w:val="5DBFC29C"/>
    <w:rsid w:val="5DEC7B3E"/>
    <w:rsid w:val="5E3F99CE"/>
    <w:rsid w:val="5E53FD4D"/>
    <w:rsid w:val="5E669E0D"/>
    <w:rsid w:val="5E92A46E"/>
    <w:rsid w:val="5E9FEA0E"/>
    <w:rsid w:val="5EADD3C4"/>
    <w:rsid w:val="5EAE1E0A"/>
    <w:rsid w:val="5F5DFEBC"/>
    <w:rsid w:val="60B4A336"/>
    <w:rsid w:val="614CA504"/>
    <w:rsid w:val="6197EE92"/>
    <w:rsid w:val="627A9034"/>
    <w:rsid w:val="62FD1C20"/>
    <w:rsid w:val="632B4A9D"/>
    <w:rsid w:val="63E2C647"/>
    <w:rsid w:val="64420B88"/>
    <w:rsid w:val="64B7EA5C"/>
    <w:rsid w:val="64B8DEDA"/>
    <w:rsid w:val="64BC37DE"/>
    <w:rsid w:val="64EF9737"/>
    <w:rsid w:val="65B3BE78"/>
    <w:rsid w:val="65BB5201"/>
    <w:rsid w:val="66CD7564"/>
    <w:rsid w:val="66D7595A"/>
    <w:rsid w:val="685C6B94"/>
    <w:rsid w:val="687B1FEA"/>
    <w:rsid w:val="68CAD742"/>
    <w:rsid w:val="692BE6B6"/>
    <w:rsid w:val="698329DC"/>
    <w:rsid w:val="6A33A39A"/>
    <w:rsid w:val="6A95BA1A"/>
    <w:rsid w:val="6B1B9939"/>
    <w:rsid w:val="6B242B82"/>
    <w:rsid w:val="6C0E8B87"/>
    <w:rsid w:val="6C11D6FA"/>
    <w:rsid w:val="6C61AEBB"/>
    <w:rsid w:val="6C7E14CF"/>
    <w:rsid w:val="6DB5A5F8"/>
    <w:rsid w:val="6DB7D78D"/>
    <w:rsid w:val="6E8541FD"/>
    <w:rsid w:val="6E96D801"/>
    <w:rsid w:val="70272BD9"/>
    <w:rsid w:val="7037D9ED"/>
    <w:rsid w:val="70BEB6F4"/>
    <w:rsid w:val="71210EEC"/>
    <w:rsid w:val="7243BBF8"/>
    <w:rsid w:val="72758F8B"/>
    <w:rsid w:val="72848D0C"/>
    <w:rsid w:val="73F1FA80"/>
    <w:rsid w:val="74706B72"/>
    <w:rsid w:val="747875F5"/>
    <w:rsid w:val="7495F6DD"/>
    <w:rsid w:val="7550F362"/>
    <w:rsid w:val="7577ED53"/>
    <w:rsid w:val="760547CB"/>
    <w:rsid w:val="767B2C3A"/>
    <w:rsid w:val="76BA1334"/>
    <w:rsid w:val="76DE9972"/>
    <w:rsid w:val="76F3FCB4"/>
    <w:rsid w:val="7722E5D1"/>
    <w:rsid w:val="773E18B7"/>
    <w:rsid w:val="77584D22"/>
    <w:rsid w:val="77EB697F"/>
    <w:rsid w:val="782B9A15"/>
    <w:rsid w:val="7856998E"/>
    <w:rsid w:val="78D01444"/>
    <w:rsid w:val="78D35933"/>
    <w:rsid w:val="79D8F3FB"/>
    <w:rsid w:val="7AB758DB"/>
    <w:rsid w:val="7B56899F"/>
    <w:rsid w:val="7B6F7A13"/>
    <w:rsid w:val="7C3C7314"/>
    <w:rsid w:val="7CABA137"/>
    <w:rsid w:val="7D2534E7"/>
    <w:rsid w:val="7DFB30DB"/>
    <w:rsid w:val="7E05669C"/>
    <w:rsid w:val="7E46102E"/>
    <w:rsid w:val="7F02EAAA"/>
    <w:rsid w:val="7F2029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9F39F"/>
  <w15:docId w15:val="{407BFBB3-3377-41A1-8409-42593D47B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0"/>
    <w:tblPr>
      <w:tblStyleRowBandSize w:val="1"/>
      <w:tblStyleColBandSize w:val="1"/>
      <w:tblCellMar>
        <w:top w:w="100" w:type="dxa"/>
        <w:left w:w="100" w:type="dxa"/>
        <w:bottom w:w="100" w:type="dxa"/>
        <w:right w:w="100" w:type="dxa"/>
      </w:tblCellMar>
    </w:tblPr>
  </w:style>
  <w:style w:type="table" w:styleId="a0" w:customStyle="1">
    <w:basedOn w:val="TableNormal0"/>
    <w:tblPr>
      <w:tblStyleRowBandSize w:val="1"/>
      <w:tblStyleColBandSize w:val="1"/>
      <w:tblCellMar>
        <w:top w:w="100" w:type="dxa"/>
        <w:left w:w="100" w:type="dxa"/>
        <w:bottom w:w="100" w:type="dxa"/>
        <w:right w:w="100" w:type="dxa"/>
      </w:tblCellMar>
    </w:tblPr>
  </w:style>
  <w:style w:type="table" w:styleId="a1" w:customStyle="1">
    <w:basedOn w:val="TableNormal0"/>
    <w:tblPr>
      <w:tblStyleRowBandSize w:val="1"/>
      <w:tblStyleColBandSize w:val="1"/>
      <w:tblCellMar>
        <w:top w:w="100" w:type="dxa"/>
        <w:left w:w="100" w:type="dxa"/>
        <w:bottom w:w="100" w:type="dxa"/>
        <w:right w:w="100" w:type="dxa"/>
      </w:tblCellMar>
    </w:tblPr>
  </w:style>
  <w:style w:type="table" w:styleId="a2" w:customStyle="1">
    <w:basedOn w:val="TableNormal0"/>
    <w:tblPr>
      <w:tblStyleRowBandSize w:val="1"/>
      <w:tblStyleColBandSize w:val="1"/>
      <w:tblCellMar>
        <w:top w:w="100" w:type="dxa"/>
        <w:left w:w="100" w:type="dxa"/>
        <w:bottom w:w="100" w:type="dxa"/>
        <w:right w:w="100" w:type="dxa"/>
      </w:tblCellMar>
    </w:tblPr>
  </w:style>
  <w:style w:type="table" w:styleId="a3" w:customStyle="1">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2BF51D51"/>
    <w:pPr>
      <w:ind w:left="720"/>
      <w:contextualSpacing/>
    </w:pPr>
  </w:style>
  <w:style w:type="paragraph" w:styleId="Header">
    <w:name w:val="header"/>
    <w:basedOn w:val="Normal"/>
    <w:link w:val="HeaderChar"/>
    <w:uiPriority w:val="99"/>
    <w:semiHidden/>
    <w:unhideWhenUsed/>
    <w:rsid w:val="00F3743B"/>
    <w:pPr>
      <w:tabs>
        <w:tab w:val="center" w:pos="4680"/>
        <w:tab w:val="right" w:pos="9360"/>
      </w:tabs>
      <w:spacing w:line="240" w:lineRule="auto"/>
    </w:pPr>
  </w:style>
  <w:style w:type="character" w:styleId="HeaderChar" w:customStyle="1">
    <w:name w:val="Header Char"/>
    <w:basedOn w:val="DefaultParagraphFont"/>
    <w:link w:val="Header"/>
    <w:uiPriority w:val="99"/>
    <w:semiHidden/>
    <w:rsid w:val="00F3743B"/>
  </w:style>
  <w:style w:type="paragraph" w:styleId="Footer">
    <w:name w:val="footer"/>
    <w:basedOn w:val="Normal"/>
    <w:link w:val="FooterChar"/>
    <w:uiPriority w:val="99"/>
    <w:semiHidden/>
    <w:unhideWhenUsed/>
    <w:rsid w:val="00F3743B"/>
    <w:pPr>
      <w:tabs>
        <w:tab w:val="center" w:pos="4680"/>
        <w:tab w:val="right" w:pos="9360"/>
      </w:tabs>
      <w:spacing w:line="240" w:lineRule="auto"/>
    </w:pPr>
  </w:style>
  <w:style w:type="character" w:styleId="FooterChar" w:customStyle="1">
    <w:name w:val="Footer Char"/>
    <w:basedOn w:val="DefaultParagraphFont"/>
    <w:link w:val="Footer"/>
    <w:uiPriority w:val="99"/>
    <w:semiHidden/>
    <w:rsid w:val="00F3743B"/>
  </w:style>
  <w:style w:type="paragraph" w:styleId="Revision">
    <w:name w:val="Revision"/>
    <w:hidden/>
    <w:uiPriority w:val="99"/>
    <w:semiHidden/>
    <w:rsid w:val="00C179D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microsoft.com/office/2018/08/relationships/commentsExtensible" Target="commentsExtensible.xml"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microsoft.com/office/2016/09/relationships/commentsIds" Target="commentsIds.xml" Id="rId12" /><Relationship Type="http://schemas.microsoft.com/office/2011/relationships/people" Target="people.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ettings" Target="settings.xml" Id="rId6" /><Relationship Type="http://schemas.microsoft.com/office/2011/relationships/commentsExtended" Target="commentsExtended.xml" Id="rId11" /><Relationship Type="http://schemas.openxmlformats.org/officeDocument/2006/relationships/styles" Target="styles.xml" Id="rId5" /><Relationship Type="http://schemas.openxmlformats.org/officeDocument/2006/relationships/header" Target="header1.xml" Id="rId15" /><Relationship Type="http://schemas.microsoft.com/office/2019/05/relationships/documenttasks" Target="documenttasks/documenttasks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png"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ocumenttasks/documenttasks1.xml><?xml version="1.0" encoding="utf-8"?>
<t:Tasks xmlns:t="http://schemas.microsoft.com/office/tasks/2019/documenttasks" xmlns:oel="http://schemas.microsoft.com/office/2019/extlst">
  <t:Task id="{ADC947D5-4283-4DA7-A630-FFB985789F77}">
    <t:Anchor>
      <t:Comment id="1751948565"/>
    </t:Anchor>
    <t:History>
      <t:Event id="{11076F9F-35C8-4EB3-9ECF-89C7B42B0779}" time="2025-07-29T20:25:55.27Z">
        <t:Attribution userId="S::maria.devine@pwc.com::1071296d-f9b0-4054-a1e0-c48fed00e78b" userProvider="AD" userName="Maria Devine (US)"/>
        <t:Anchor>
          <t:Comment id="1751948565"/>
        </t:Anchor>
        <t:Create/>
      </t:Event>
      <t:Event id="{2C05DF5D-6EBB-45F4-8CB7-525D7FE907D4}" time="2025-07-29T20:25:55.27Z">
        <t:Attribution userId="S::maria.devine@pwc.com::1071296d-f9b0-4054-a1e0-c48fed00e78b" userProvider="AD" userName="Maria Devine (US)"/>
        <t:Anchor>
          <t:Comment id="1751948565"/>
        </t:Anchor>
        <t:Assign userId="S::meghan.k.boudreau@pwc.com::5362e25c-ba63-44c3-b5e7-a8d5d79275bd" userProvider="AD" userName="Meghan Boudreau (US)"/>
      </t:Event>
      <t:Event id="{1E19A497-F07D-4F24-AA4C-7710F774A81A}" time="2025-07-29T20:25:55.27Z">
        <t:Attribution userId="S::maria.devine@pwc.com::1071296d-f9b0-4054-a1e0-c48fed00e78b" userProvider="AD" userName="Maria Devine (US)"/>
        <t:Anchor>
          <t:Comment id="1751948565"/>
        </t:Anchor>
        <t:SetTitle title="@Meghan Boudreau (US) what does this dashboard look lik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33bc295-c488-47a8-963c-44139635ce89" xsi:nil="true"/>
    <lcf76f155ced4ddcb4097134ff3c332f xmlns="37d1e17d-2c31-498f-bc55-078fd5c64612">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6F9C94B1FA5EC4E8C45903E62028177" ma:contentTypeVersion="13" ma:contentTypeDescription="Create a new document." ma:contentTypeScope="" ma:versionID="c6366abb5c0f4b38baf44052a83b7bd2">
  <xsd:schema xmlns:xsd="http://www.w3.org/2001/XMLSchema" xmlns:xs="http://www.w3.org/2001/XMLSchema" xmlns:p="http://schemas.microsoft.com/office/2006/metadata/properties" xmlns:ns2="37d1e17d-2c31-498f-bc55-078fd5c64612" xmlns:ns3="133bc295-c488-47a8-963c-44139635ce89" targetNamespace="http://schemas.microsoft.com/office/2006/metadata/properties" ma:root="true" ma:fieldsID="3bceb47ac208a920fadcced12445ff27" ns2:_="" ns3:_="">
    <xsd:import namespace="37d1e17d-2c31-498f-bc55-078fd5c64612"/>
    <xsd:import namespace="133bc295-c488-47a8-963c-44139635ce8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BillingMetadata"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d1e17d-2c31-498f-bc55-078fd5c64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BillingMetadata" ma:index="12" nillable="true" ma:displayName="MediaServiceBillingMetadata" ma:hidden="true" ma:internalName="MediaServiceBilling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7bde53e-b0a2-4e98-8550-8a152603f3a2"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3bc295-c488-47a8-963c-44139635ce89"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c5f39a1e-94bd-4c01-8dc0-e8d511f203fc}" ma:internalName="TaxCatchAll" ma:showField="CatchAllData" ma:web="133bc295-c488-47a8-963c-44139635ce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5D072A-712C-41F5-ACDA-37FC810DC5F9}">
  <ds:schemaRefs>
    <ds:schemaRef ds:uri="http://schemas.microsoft.com/office/2006/metadata/properties"/>
    <ds:schemaRef ds:uri="http://schemas.microsoft.com/office/infopath/2007/PartnerControls"/>
    <ds:schemaRef ds:uri="133bc295-c488-47a8-963c-44139635ce89"/>
    <ds:schemaRef ds:uri="37d1e17d-2c31-498f-bc55-078fd5c64612"/>
  </ds:schemaRefs>
</ds:datastoreItem>
</file>

<file path=customXml/itemProps2.xml><?xml version="1.0" encoding="utf-8"?>
<ds:datastoreItem xmlns:ds="http://schemas.openxmlformats.org/officeDocument/2006/customXml" ds:itemID="{E8FE8C52-B130-4D83-AF14-278DF63A29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d1e17d-2c31-498f-bc55-078fd5c64612"/>
    <ds:schemaRef ds:uri="133bc295-c488-47a8-963c-44139635ce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5C30C5-630C-4F8C-B74D-2639B18AF84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Philip Sclafani (US)</dc:creator>
  <keywords/>
  <lastModifiedBy>Elizabeth Stuart</lastModifiedBy>
  <revision>83</revision>
  <dcterms:created xsi:type="dcterms:W3CDTF">2025-07-29T20:32:00.0000000Z</dcterms:created>
  <dcterms:modified xsi:type="dcterms:W3CDTF">2025-08-01T17:24:15.7419775Z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0x01010076F9C94B1FA5EC4E8C45903E62028177</vt:lpwstr>
  </property>
  <property fmtid="{D5CDD505-2E9C-101B-9397-08002B2CF9AE}" pid="3" name="MediaServiceImageTags">
    <vt:lpwstr/>
  </property>
</Properties>
</file>